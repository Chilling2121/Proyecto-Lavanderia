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111B" w14:textId="77777777" w:rsidR="0079121A" w:rsidRPr="0079121A" w:rsidRDefault="0079121A" w:rsidP="00ED2B0F">
      <w:pPr>
        <w:jc w:val="both"/>
        <w:rPr>
          <w:ins w:id="1" w:author="Vanessa Delgado Saltos" w:date="2026-06-04T05:18:00Z" w16du:dateUtc="2026-06-04T10:18:00Z"/>
          <w:rFonts w:ascii="Times New Roman" w:hAnsi="Times New Roman" w:cs="Times New Roman"/>
          <w:b/>
          <w:bCs/>
          <w:sz w:val="24"/>
          <w:szCs w:val="24"/>
          <w:lang w:val="es-419"/>
          <w:rPrChange w:id="2" w:author="Vanessa Delgado Saltos" w:date="2026-06-04T05:19:00Z" w16du:dateUtc="2026-06-04T10:19:00Z">
            <w:rPr>
              <w:ins w:id="3" w:author="Vanessa Delgado Saltos" w:date="2026-06-04T05:18:00Z" w16du:dateUtc="2026-06-04T10:18:00Z"/>
              <w:b/>
              <w:bCs/>
              <w:lang w:val="es-419"/>
            </w:rPr>
          </w:rPrChange>
        </w:rPr>
        <w:pPrChange w:id="4" w:author="Vanessa Delgado Saltos" w:date="2026-06-04T05:28:00Z" w16du:dateUtc="2026-06-04T10:28:00Z">
          <w:pPr/>
        </w:pPrChange>
      </w:pPr>
    </w:p>
    <w:p w14:paraId="1A05225E" w14:textId="77777777" w:rsidR="009D3097" w:rsidRPr="009D3097" w:rsidRDefault="009D3097" w:rsidP="009D3097">
      <w:pPr>
        <w:spacing w:beforeLines="40" w:before="96" w:afterLines="40" w:after="96"/>
        <w:jc w:val="center"/>
        <w:rPr>
          <w:ins w:id="5" w:author="Vanessa Delgado Saltos" w:date="2026-06-04T05:36:00Z" w16du:dateUtc="2026-06-04T10:36:00Z"/>
          <w:rFonts w:ascii="Times New Roman" w:hAnsi="Times New Roman" w:cs="Times New Roman"/>
          <w:b/>
          <w:bCs/>
          <w:sz w:val="48"/>
          <w:szCs w:val="24"/>
          <w:lang w:val="es-MX"/>
          <w:rPrChange w:id="6" w:author="Vanessa Delgado Saltos" w:date="2026-06-04T05:36:00Z" w16du:dateUtc="2026-06-04T10:36:00Z">
            <w:rPr>
              <w:ins w:id="7" w:author="Vanessa Delgado Saltos" w:date="2026-06-04T05:36:00Z" w16du:dateUtc="2026-06-04T10:36:00Z"/>
              <w:rFonts w:cs="Times New Roman"/>
              <w:b/>
              <w:bCs/>
              <w:sz w:val="48"/>
              <w:szCs w:val="24"/>
              <w:lang w:val="es-MX"/>
            </w:rPr>
          </w:rPrChange>
        </w:rPr>
      </w:pPr>
      <w:ins w:id="8" w:author="Vanessa Delgado Saltos" w:date="2026-06-04T05:36:00Z" w16du:dateUtc="2026-06-04T10:36:00Z">
        <w:r w:rsidRPr="009D3097">
          <w:rPr>
            <w:rFonts w:ascii="Times New Roman" w:hAnsi="Times New Roman" w:cs="Times New Roman"/>
            <w:b/>
            <w:bCs/>
            <w:sz w:val="48"/>
            <w:szCs w:val="24"/>
            <w:lang w:val="es-MX"/>
            <w:rPrChange w:id="9" w:author="Vanessa Delgado Saltos" w:date="2026-06-04T05:36:00Z" w16du:dateUtc="2026-06-04T10:36:00Z">
              <w:rPr>
                <w:rFonts w:cs="Times New Roman"/>
                <w:b/>
                <w:bCs/>
                <w:sz w:val="48"/>
                <w:szCs w:val="24"/>
                <w:lang w:val="es-MX"/>
              </w:rPr>
            </w:rPrChange>
          </w:rPr>
          <w:t>Facultad Ciencias de la Vida y Tecnologías</w:t>
        </w:r>
      </w:ins>
    </w:p>
    <w:p w14:paraId="52042D10" w14:textId="77777777" w:rsidR="009D3097" w:rsidRPr="009D3097" w:rsidRDefault="009D3097" w:rsidP="009D3097">
      <w:pPr>
        <w:spacing w:beforeLines="40" w:before="96" w:afterLines="40" w:after="96"/>
        <w:jc w:val="center"/>
        <w:rPr>
          <w:ins w:id="10" w:author="Vanessa Delgado Saltos" w:date="2026-06-04T05:36:00Z" w16du:dateUtc="2026-06-04T10:36:00Z"/>
          <w:rFonts w:ascii="Times New Roman" w:hAnsi="Times New Roman" w:cs="Times New Roman"/>
          <w:b/>
          <w:bCs/>
          <w:sz w:val="48"/>
          <w:szCs w:val="24"/>
          <w:lang w:val="es-MX"/>
          <w:rPrChange w:id="11" w:author="Vanessa Delgado Saltos" w:date="2026-06-04T05:36:00Z" w16du:dateUtc="2026-06-04T10:36:00Z">
            <w:rPr>
              <w:ins w:id="12" w:author="Vanessa Delgado Saltos" w:date="2026-06-04T05:36:00Z" w16du:dateUtc="2026-06-04T10:36:00Z"/>
              <w:rFonts w:cs="Times New Roman"/>
              <w:b/>
              <w:bCs/>
              <w:sz w:val="48"/>
              <w:szCs w:val="24"/>
              <w:lang w:val="es-MX"/>
            </w:rPr>
          </w:rPrChange>
        </w:rPr>
      </w:pPr>
      <w:ins w:id="13" w:author="Vanessa Delgado Saltos" w:date="2026-06-04T05:36:00Z" w16du:dateUtc="2026-06-04T10:36:00Z">
        <w:r w:rsidRPr="009D3097">
          <w:rPr>
            <w:rFonts w:ascii="Times New Roman" w:hAnsi="Times New Roman" w:cs="Times New Roman"/>
            <w:b/>
            <w:bCs/>
            <w:sz w:val="48"/>
            <w:szCs w:val="24"/>
            <w:lang w:val="es-MX"/>
            <w:rPrChange w:id="14" w:author="Vanessa Delgado Saltos" w:date="2026-06-04T05:36:00Z" w16du:dateUtc="2026-06-04T10:36:00Z">
              <w:rPr>
                <w:rFonts w:cs="Times New Roman"/>
                <w:b/>
                <w:bCs/>
                <w:sz w:val="48"/>
                <w:szCs w:val="24"/>
                <w:lang w:val="es-MX"/>
              </w:rPr>
            </w:rPrChange>
          </w:rPr>
          <w:t>Carrera Ingeniería de Tecnologías de la Información</w:t>
        </w:r>
      </w:ins>
    </w:p>
    <w:p w14:paraId="0541B281" w14:textId="77777777" w:rsidR="009D3097" w:rsidRPr="009D3097" w:rsidRDefault="009D3097" w:rsidP="009D3097">
      <w:pPr>
        <w:spacing w:beforeLines="40" w:before="96" w:afterLines="40" w:after="96"/>
        <w:jc w:val="center"/>
        <w:rPr>
          <w:ins w:id="15" w:author="Vanessa Delgado Saltos" w:date="2026-06-04T05:36:00Z" w16du:dateUtc="2026-06-04T10:36:00Z"/>
          <w:rFonts w:ascii="Times New Roman" w:hAnsi="Times New Roman" w:cs="Times New Roman"/>
          <w:b/>
          <w:bCs/>
          <w:sz w:val="36"/>
          <w:szCs w:val="24"/>
          <w:lang w:val="es-MX"/>
          <w:rPrChange w:id="16" w:author="Vanessa Delgado Saltos" w:date="2026-06-04T05:36:00Z" w16du:dateUtc="2026-06-04T10:36:00Z">
            <w:rPr>
              <w:ins w:id="17" w:author="Vanessa Delgado Saltos" w:date="2026-06-04T05:36:00Z" w16du:dateUtc="2026-06-04T10:36:00Z"/>
              <w:rFonts w:cs="Times New Roman"/>
              <w:b/>
              <w:bCs/>
              <w:sz w:val="36"/>
              <w:szCs w:val="24"/>
              <w:lang w:val="es-MX"/>
            </w:rPr>
          </w:rPrChange>
        </w:rPr>
      </w:pPr>
      <w:ins w:id="18" w:author="Vanessa Delgado Saltos" w:date="2026-06-04T05:36:00Z" w16du:dateUtc="2026-06-04T10:36:00Z">
        <w:r w:rsidRPr="009D3097">
          <w:rPr>
            <w:rFonts w:ascii="Times New Roman" w:hAnsi="Times New Roman" w:cs="Times New Roman"/>
            <w:b/>
            <w:bCs/>
            <w:sz w:val="48"/>
            <w:szCs w:val="24"/>
            <w:lang w:val="es-MX"/>
            <w:rPrChange w:id="19" w:author="Vanessa Delgado Saltos" w:date="2026-06-04T05:36:00Z" w16du:dateUtc="2026-06-04T10:36:00Z">
              <w:rPr>
                <w:rFonts w:cs="Times New Roman"/>
                <w:b/>
                <w:bCs/>
                <w:sz w:val="48"/>
                <w:szCs w:val="24"/>
                <w:lang w:val="es-MX"/>
              </w:rPr>
            </w:rPrChange>
          </w:rPr>
          <w:t>4to. Nivel - A</w:t>
        </w:r>
        <w:r w:rsidRPr="009D3097">
          <w:rPr>
            <w:rFonts w:ascii="Times New Roman" w:hAnsi="Times New Roman" w:cs="Times New Roman"/>
            <w:b/>
            <w:bCs/>
            <w:sz w:val="36"/>
            <w:szCs w:val="24"/>
            <w:lang w:val="es-MX"/>
            <w:rPrChange w:id="20" w:author="Vanessa Delgado Saltos" w:date="2026-06-04T05:36:00Z" w16du:dateUtc="2026-06-04T10:36:00Z">
              <w:rPr>
                <w:rFonts w:cs="Times New Roman"/>
                <w:b/>
                <w:bCs/>
                <w:sz w:val="36"/>
                <w:szCs w:val="24"/>
                <w:lang w:val="es-MX"/>
              </w:rPr>
            </w:rPrChange>
          </w:rPr>
          <w:cr/>
        </w:r>
      </w:ins>
    </w:p>
    <w:p w14:paraId="4469C3B9" w14:textId="77777777" w:rsidR="009D3097" w:rsidRPr="009D3097" w:rsidRDefault="009D3097" w:rsidP="009D3097">
      <w:pPr>
        <w:tabs>
          <w:tab w:val="left" w:pos="3402"/>
        </w:tabs>
        <w:spacing w:beforeLines="40" w:before="96" w:afterLines="40" w:after="96"/>
        <w:jc w:val="center"/>
        <w:rPr>
          <w:ins w:id="21" w:author="Vanessa Delgado Saltos" w:date="2026-06-04T05:36:00Z" w16du:dateUtc="2026-06-04T10:36:00Z"/>
          <w:rFonts w:ascii="Times New Roman" w:hAnsi="Times New Roman" w:cs="Times New Roman"/>
          <w:b/>
          <w:bCs/>
          <w:sz w:val="28"/>
          <w:szCs w:val="24"/>
          <w:lang w:val="es-MX"/>
          <w:rPrChange w:id="22" w:author="Vanessa Delgado Saltos" w:date="2026-06-04T05:36:00Z" w16du:dateUtc="2026-06-04T10:36:00Z">
            <w:rPr>
              <w:ins w:id="23" w:author="Vanessa Delgado Saltos" w:date="2026-06-04T05:36:00Z" w16du:dateUtc="2026-06-04T10:36:00Z"/>
              <w:rFonts w:cs="Times New Roman"/>
              <w:b/>
              <w:bCs/>
              <w:sz w:val="28"/>
              <w:szCs w:val="24"/>
              <w:lang w:val="es-MX"/>
            </w:rPr>
          </w:rPrChange>
        </w:rPr>
      </w:pPr>
      <w:ins w:id="24" w:author="Vanessa Delgado Saltos" w:date="2026-06-04T05:36:00Z" w16du:dateUtc="2026-06-04T10:36:00Z">
        <w:r w:rsidRPr="009D3097">
          <w:rPr>
            <w:rFonts w:ascii="Times New Roman" w:hAnsi="Times New Roman" w:cs="Times New Roman"/>
            <w:b/>
            <w:bCs/>
            <w:sz w:val="28"/>
            <w:szCs w:val="24"/>
            <w:lang w:val="es-MX"/>
            <w:rPrChange w:id="25" w:author="Vanessa Delgado Saltos" w:date="2026-06-04T05:36:00Z" w16du:dateUtc="2026-06-04T10:36:00Z">
              <w:rPr>
                <w:rFonts w:cs="Times New Roman"/>
                <w:b/>
                <w:bCs/>
                <w:sz w:val="28"/>
                <w:szCs w:val="24"/>
                <w:lang w:val="es-MX"/>
              </w:rPr>
            </w:rPrChange>
          </w:rPr>
          <w:t>Tema:</w:t>
        </w:r>
      </w:ins>
    </w:p>
    <w:p w14:paraId="28866747" w14:textId="77777777" w:rsidR="009D3097" w:rsidRPr="009D3097" w:rsidRDefault="009D3097" w:rsidP="009D3097">
      <w:pPr>
        <w:spacing w:beforeLines="40" w:before="96" w:afterLines="40" w:after="96"/>
        <w:jc w:val="center"/>
        <w:rPr>
          <w:ins w:id="26" w:author="Vanessa Delgado Saltos" w:date="2026-06-04T05:36:00Z" w16du:dateUtc="2026-06-04T10:36:00Z"/>
          <w:rFonts w:ascii="Times New Roman" w:hAnsi="Times New Roman" w:cs="Times New Roman"/>
          <w:bCs/>
          <w:sz w:val="28"/>
          <w:szCs w:val="24"/>
          <w:rPrChange w:id="27" w:author="Vanessa Delgado Saltos" w:date="2026-06-04T05:36:00Z" w16du:dateUtc="2026-06-04T10:36:00Z">
            <w:rPr>
              <w:ins w:id="28" w:author="Vanessa Delgado Saltos" w:date="2026-06-04T05:36:00Z" w16du:dateUtc="2026-06-04T10:36:00Z"/>
              <w:rFonts w:cs="Times New Roman"/>
              <w:bCs/>
              <w:sz w:val="28"/>
              <w:szCs w:val="24"/>
            </w:rPr>
          </w:rPrChange>
        </w:rPr>
      </w:pPr>
      <w:ins w:id="29" w:author="Vanessa Delgado Saltos" w:date="2026-06-04T05:36:00Z" w16du:dateUtc="2026-06-04T10:36:00Z">
        <w:r w:rsidRPr="009D3097">
          <w:rPr>
            <w:rFonts w:ascii="Times New Roman" w:hAnsi="Times New Roman" w:cs="Times New Roman"/>
            <w:bCs/>
            <w:sz w:val="28"/>
            <w:szCs w:val="24"/>
            <w:rPrChange w:id="30" w:author="Vanessa Delgado Saltos" w:date="2026-06-04T05:36:00Z" w16du:dateUtc="2026-06-04T10:36:00Z">
              <w:rPr>
                <w:rFonts w:cs="Times New Roman"/>
                <w:bCs/>
                <w:sz w:val="28"/>
                <w:szCs w:val="24"/>
              </w:rPr>
            </w:rPrChange>
          </w:rPr>
          <w:t>Selección de Modelos de Desarrollo de Software</w:t>
        </w:r>
      </w:ins>
    </w:p>
    <w:p w14:paraId="4734C4D1" w14:textId="77777777" w:rsidR="009D3097" w:rsidRPr="009D3097" w:rsidRDefault="009D3097" w:rsidP="009D3097">
      <w:pPr>
        <w:spacing w:beforeLines="40" w:before="96" w:afterLines="40" w:after="96"/>
        <w:jc w:val="center"/>
        <w:rPr>
          <w:ins w:id="31" w:author="Vanessa Delgado Saltos" w:date="2026-06-04T05:36:00Z" w16du:dateUtc="2026-06-04T10:36:00Z"/>
          <w:rFonts w:ascii="Times New Roman" w:hAnsi="Times New Roman" w:cs="Times New Roman"/>
          <w:bCs/>
          <w:sz w:val="28"/>
          <w:szCs w:val="24"/>
          <w:rPrChange w:id="32" w:author="Vanessa Delgado Saltos" w:date="2026-06-04T05:36:00Z" w16du:dateUtc="2026-06-04T10:36:00Z">
            <w:rPr>
              <w:ins w:id="33" w:author="Vanessa Delgado Saltos" w:date="2026-06-04T05:36:00Z" w16du:dateUtc="2026-06-04T10:36:00Z"/>
              <w:rFonts w:cs="Times New Roman"/>
              <w:bCs/>
              <w:sz w:val="28"/>
              <w:szCs w:val="24"/>
            </w:rPr>
          </w:rPrChange>
        </w:rPr>
      </w:pPr>
    </w:p>
    <w:p w14:paraId="4E6F5E57" w14:textId="77777777" w:rsidR="009D3097" w:rsidRPr="009D3097" w:rsidRDefault="009D3097" w:rsidP="009D3097">
      <w:pPr>
        <w:spacing w:beforeLines="40" w:before="96" w:afterLines="40" w:after="96"/>
        <w:jc w:val="center"/>
        <w:rPr>
          <w:ins w:id="34" w:author="Vanessa Delgado Saltos" w:date="2026-06-04T05:36:00Z" w16du:dateUtc="2026-06-04T10:36:00Z"/>
          <w:rFonts w:ascii="Times New Roman" w:hAnsi="Times New Roman" w:cs="Times New Roman"/>
          <w:b/>
          <w:bCs/>
          <w:sz w:val="28"/>
          <w:szCs w:val="24"/>
          <w:lang w:val="es-MX"/>
          <w:rPrChange w:id="35" w:author="Vanessa Delgado Saltos" w:date="2026-06-04T05:36:00Z" w16du:dateUtc="2026-06-04T10:36:00Z">
            <w:rPr>
              <w:ins w:id="36" w:author="Vanessa Delgado Saltos" w:date="2026-06-04T05:36:00Z" w16du:dateUtc="2026-06-04T10:36:00Z"/>
              <w:rFonts w:cs="Times New Roman"/>
              <w:b/>
              <w:bCs/>
              <w:sz w:val="28"/>
              <w:szCs w:val="24"/>
              <w:lang w:val="es-MX"/>
            </w:rPr>
          </w:rPrChange>
        </w:rPr>
      </w:pPr>
      <w:ins w:id="37" w:author="Vanessa Delgado Saltos" w:date="2026-06-04T05:36:00Z" w16du:dateUtc="2026-06-04T10:36:00Z">
        <w:r w:rsidRPr="009D3097">
          <w:rPr>
            <w:rFonts w:ascii="Times New Roman" w:hAnsi="Times New Roman" w:cs="Times New Roman"/>
            <w:b/>
            <w:bCs/>
            <w:sz w:val="28"/>
            <w:szCs w:val="24"/>
            <w:lang w:val="es-MX"/>
            <w:rPrChange w:id="38" w:author="Vanessa Delgado Saltos" w:date="2026-06-04T05:36:00Z" w16du:dateUtc="2026-06-04T10:36:00Z">
              <w:rPr>
                <w:rFonts w:cs="Times New Roman"/>
                <w:b/>
                <w:bCs/>
                <w:sz w:val="28"/>
                <w:szCs w:val="24"/>
                <w:lang w:val="es-MX"/>
              </w:rPr>
            </w:rPrChange>
          </w:rPr>
          <w:t>Autores:</w:t>
        </w:r>
      </w:ins>
    </w:p>
    <w:p w14:paraId="21831656" w14:textId="77777777" w:rsidR="009D3097" w:rsidRPr="009D3097" w:rsidRDefault="009D3097" w:rsidP="009D3097">
      <w:pPr>
        <w:spacing w:line="480" w:lineRule="auto"/>
        <w:jc w:val="center"/>
        <w:rPr>
          <w:ins w:id="39" w:author="Vanessa Delgado Saltos" w:date="2026-06-04T05:36:00Z" w16du:dateUtc="2026-06-04T10:36:00Z"/>
          <w:rFonts w:ascii="Times New Roman" w:hAnsi="Times New Roman" w:cs="Times New Roman"/>
          <w:sz w:val="28"/>
          <w:szCs w:val="24"/>
          <w:lang w:val="es-ES"/>
          <w:rPrChange w:id="40" w:author="Vanessa Delgado Saltos" w:date="2026-06-04T05:36:00Z" w16du:dateUtc="2026-06-04T10:36:00Z">
            <w:rPr>
              <w:ins w:id="41" w:author="Vanessa Delgado Saltos" w:date="2026-06-04T05:36:00Z" w16du:dateUtc="2026-06-04T10:36:00Z"/>
              <w:sz w:val="28"/>
              <w:szCs w:val="24"/>
              <w:lang w:val="es-ES"/>
            </w:rPr>
          </w:rPrChange>
        </w:rPr>
      </w:pPr>
      <w:ins w:id="42" w:author="Vanessa Delgado Saltos" w:date="2026-06-04T05:36:00Z" w16du:dateUtc="2026-06-04T10:36:00Z">
        <w:r w:rsidRPr="009D3097">
          <w:rPr>
            <w:rFonts w:ascii="Times New Roman" w:hAnsi="Times New Roman" w:cs="Times New Roman"/>
            <w:sz w:val="28"/>
            <w:szCs w:val="24"/>
            <w:lang w:val="es-ES"/>
            <w:rPrChange w:id="43" w:author="Vanessa Delgado Saltos" w:date="2026-06-04T05:36:00Z" w16du:dateUtc="2026-06-04T10:36:00Z">
              <w:rPr>
                <w:sz w:val="28"/>
                <w:szCs w:val="24"/>
                <w:lang w:val="es-ES"/>
              </w:rPr>
            </w:rPrChange>
          </w:rPr>
          <w:t>Colon David Moreira Ordoñez</w:t>
        </w:r>
      </w:ins>
    </w:p>
    <w:p w14:paraId="3CFC95D8" w14:textId="77777777" w:rsidR="009D3097" w:rsidRPr="009D3097" w:rsidRDefault="009D3097" w:rsidP="009D3097">
      <w:pPr>
        <w:spacing w:line="480" w:lineRule="auto"/>
        <w:jc w:val="center"/>
        <w:rPr>
          <w:ins w:id="44" w:author="Vanessa Delgado Saltos" w:date="2026-06-04T05:36:00Z" w16du:dateUtc="2026-06-04T10:36:00Z"/>
          <w:rFonts w:ascii="Times New Roman" w:hAnsi="Times New Roman" w:cs="Times New Roman"/>
          <w:sz w:val="28"/>
          <w:szCs w:val="24"/>
          <w:lang w:val="es-ES"/>
          <w:rPrChange w:id="45" w:author="Vanessa Delgado Saltos" w:date="2026-06-04T05:36:00Z" w16du:dateUtc="2026-06-04T10:36:00Z">
            <w:rPr>
              <w:ins w:id="46" w:author="Vanessa Delgado Saltos" w:date="2026-06-04T05:36:00Z" w16du:dateUtc="2026-06-04T10:36:00Z"/>
              <w:sz w:val="28"/>
              <w:szCs w:val="24"/>
              <w:lang w:val="es-ES"/>
            </w:rPr>
          </w:rPrChange>
        </w:rPr>
      </w:pPr>
      <w:ins w:id="47" w:author="Vanessa Delgado Saltos" w:date="2026-06-04T05:36:00Z" w16du:dateUtc="2026-06-04T10:36:00Z">
        <w:r w:rsidRPr="009D3097">
          <w:rPr>
            <w:rFonts w:ascii="Times New Roman" w:hAnsi="Times New Roman" w:cs="Times New Roman"/>
            <w:sz w:val="28"/>
            <w:szCs w:val="24"/>
            <w:lang w:val="es-ES"/>
            <w:rPrChange w:id="48" w:author="Vanessa Delgado Saltos" w:date="2026-06-04T05:36:00Z" w16du:dateUtc="2026-06-04T10:36:00Z">
              <w:rPr>
                <w:sz w:val="28"/>
                <w:szCs w:val="24"/>
                <w:lang w:val="es-ES"/>
              </w:rPr>
            </w:rPrChange>
          </w:rPr>
          <w:t>Enrique Carlos Espinoza Ponce</w:t>
        </w:r>
      </w:ins>
    </w:p>
    <w:p w14:paraId="410D4693" w14:textId="77777777" w:rsidR="009D3097" w:rsidRPr="009D3097" w:rsidRDefault="009D3097" w:rsidP="009D3097">
      <w:pPr>
        <w:spacing w:line="480" w:lineRule="auto"/>
        <w:jc w:val="center"/>
        <w:rPr>
          <w:ins w:id="49" w:author="Vanessa Delgado Saltos" w:date="2026-06-04T05:36:00Z" w16du:dateUtc="2026-06-04T10:36:00Z"/>
          <w:rFonts w:ascii="Times New Roman" w:hAnsi="Times New Roman" w:cs="Times New Roman"/>
          <w:sz w:val="28"/>
          <w:szCs w:val="24"/>
          <w:lang w:val="es-ES"/>
          <w:rPrChange w:id="50" w:author="Vanessa Delgado Saltos" w:date="2026-06-04T05:36:00Z" w16du:dateUtc="2026-06-04T10:36:00Z">
            <w:rPr>
              <w:ins w:id="51" w:author="Vanessa Delgado Saltos" w:date="2026-06-04T05:36:00Z" w16du:dateUtc="2026-06-04T10:36:00Z"/>
              <w:sz w:val="28"/>
              <w:szCs w:val="24"/>
              <w:lang w:val="es-ES"/>
            </w:rPr>
          </w:rPrChange>
        </w:rPr>
      </w:pPr>
      <w:ins w:id="52" w:author="Vanessa Delgado Saltos" w:date="2026-06-04T05:36:00Z" w16du:dateUtc="2026-06-04T10:36:00Z">
        <w:r w:rsidRPr="009D3097">
          <w:rPr>
            <w:rFonts w:ascii="Times New Roman" w:hAnsi="Times New Roman" w:cs="Times New Roman"/>
            <w:sz w:val="28"/>
            <w:szCs w:val="24"/>
            <w:lang w:val="es-ES"/>
            <w:rPrChange w:id="53" w:author="Vanessa Delgado Saltos" w:date="2026-06-04T05:36:00Z" w16du:dateUtc="2026-06-04T10:36:00Z">
              <w:rPr>
                <w:sz w:val="28"/>
                <w:szCs w:val="24"/>
                <w:lang w:val="es-ES"/>
              </w:rPr>
            </w:rPrChange>
          </w:rPr>
          <w:t>Jonathan Estifen Delgado Santana</w:t>
        </w:r>
      </w:ins>
    </w:p>
    <w:p w14:paraId="35595DB4" w14:textId="77777777" w:rsidR="009D3097" w:rsidRPr="009D3097" w:rsidRDefault="009D3097" w:rsidP="009D3097">
      <w:pPr>
        <w:spacing w:line="480" w:lineRule="auto"/>
        <w:jc w:val="center"/>
        <w:rPr>
          <w:ins w:id="54" w:author="Vanessa Delgado Saltos" w:date="2026-06-04T05:36:00Z" w16du:dateUtc="2026-06-04T10:36:00Z"/>
          <w:rFonts w:ascii="Times New Roman" w:hAnsi="Times New Roman" w:cs="Times New Roman"/>
          <w:sz w:val="28"/>
          <w:szCs w:val="24"/>
          <w:lang w:val="es-ES"/>
          <w:rPrChange w:id="55" w:author="Vanessa Delgado Saltos" w:date="2026-06-04T05:36:00Z" w16du:dateUtc="2026-06-04T10:36:00Z">
            <w:rPr>
              <w:ins w:id="56" w:author="Vanessa Delgado Saltos" w:date="2026-06-04T05:36:00Z" w16du:dateUtc="2026-06-04T10:36:00Z"/>
              <w:sz w:val="28"/>
              <w:szCs w:val="24"/>
              <w:lang w:val="es-ES"/>
            </w:rPr>
          </w:rPrChange>
        </w:rPr>
      </w:pPr>
      <w:ins w:id="57" w:author="Vanessa Delgado Saltos" w:date="2026-06-04T05:36:00Z" w16du:dateUtc="2026-06-04T10:36:00Z">
        <w:r w:rsidRPr="009D3097">
          <w:rPr>
            <w:rFonts w:ascii="Times New Roman" w:hAnsi="Times New Roman" w:cs="Times New Roman"/>
            <w:sz w:val="28"/>
            <w:szCs w:val="24"/>
            <w:lang w:val="es-ES"/>
            <w:rPrChange w:id="58" w:author="Vanessa Delgado Saltos" w:date="2026-06-04T05:36:00Z" w16du:dateUtc="2026-06-04T10:36:00Z">
              <w:rPr>
                <w:sz w:val="28"/>
                <w:szCs w:val="24"/>
                <w:lang w:val="es-ES"/>
              </w:rPr>
            </w:rPrChange>
          </w:rPr>
          <w:t xml:space="preserve">Josselyn Vanessa Delgado Saltos </w:t>
        </w:r>
      </w:ins>
    </w:p>
    <w:p w14:paraId="406C963C" w14:textId="77777777" w:rsidR="009D3097" w:rsidRPr="009D3097" w:rsidRDefault="009D3097" w:rsidP="009D3097">
      <w:pPr>
        <w:spacing w:beforeLines="40" w:before="96" w:afterLines="40" w:after="96"/>
        <w:jc w:val="center"/>
        <w:rPr>
          <w:ins w:id="59" w:author="Vanessa Delgado Saltos" w:date="2026-06-04T05:36:00Z" w16du:dateUtc="2026-06-04T10:36:00Z"/>
          <w:rFonts w:ascii="Times New Roman" w:hAnsi="Times New Roman" w:cs="Times New Roman"/>
          <w:sz w:val="28"/>
          <w:szCs w:val="24"/>
          <w:lang w:val="es-ES"/>
          <w:rPrChange w:id="60" w:author="Vanessa Delgado Saltos" w:date="2026-06-04T05:36:00Z" w16du:dateUtc="2026-06-04T10:36:00Z">
            <w:rPr>
              <w:ins w:id="61" w:author="Vanessa Delgado Saltos" w:date="2026-06-04T05:36:00Z" w16du:dateUtc="2026-06-04T10:36:00Z"/>
              <w:rFonts w:cs="Times New Roman"/>
              <w:sz w:val="28"/>
              <w:szCs w:val="24"/>
              <w:lang w:val="es-ES"/>
            </w:rPr>
          </w:rPrChange>
        </w:rPr>
      </w:pPr>
    </w:p>
    <w:p w14:paraId="20CC5F74" w14:textId="77777777" w:rsidR="009D3097" w:rsidRPr="009D3097" w:rsidRDefault="009D3097" w:rsidP="009D3097">
      <w:pPr>
        <w:tabs>
          <w:tab w:val="left" w:pos="3402"/>
        </w:tabs>
        <w:spacing w:beforeLines="40" w:before="96" w:afterLines="40" w:after="96"/>
        <w:jc w:val="center"/>
        <w:rPr>
          <w:ins w:id="62" w:author="Vanessa Delgado Saltos" w:date="2026-06-04T05:36:00Z" w16du:dateUtc="2026-06-04T10:36:00Z"/>
          <w:rFonts w:ascii="Times New Roman" w:hAnsi="Times New Roman" w:cs="Times New Roman"/>
          <w:b/>
          <w:bCs/>
          <w:sz w:val="28"/>
          <w:szCs w:val="24"/>
          <w:lang w:val="es-MX"/>
          <w:rPrChange w:id="63" w:author="Vanessa Delgado Saltos" w:date="2026-06-04T05:36:00Z" w16du:dateUtc="2026-06-04T10:36:00Z">
            <w:rPr>
              <w:ins w:id="64" w:author="Vanessa Delgado Saltos" w:date="2026-06-04T05:36:00Z" w16du:dateUtc="2026-06-04T10:36:00Z"/>
              <w:rFonts w:cs="Times New Roman"/>
              <w:b/>
              <w:bCs/>
              <w:sz w:val="28"/>
              <w:szCs w:val="24"/>
              <w:lang w:val="es-MX"/>
            </w:rPr>
          </w:rPrChange>
        </w:rPr>
      </w:pPr>
      <w:ins w:id="65" w:author="Vanessa Delgado Saltos" w:date="2026-06-04T05:36:00Z" w16du:dateUtc="2026-06-04T10:36:00Z">
        <w:r w:rsidRPr="009D3097">
          <w:rPr>
            <w:rFonts w:ascii="Times New Roman" w:hAnsi="Times New Roman" w:cs="Times New Roman"/>
            <w:b/>
            <w:bCs/>
            <w:sz w:val="28"/>
            <w:szCs w:val="24"/>
            <w:lang w:val="es-MX"/>
            <w:rPrChange w:id="66" w:author="Vanessa Delgado Saltos" w:date="2026-06-04T05:36:00Z" w16du:dateUtc="2026-06-04T10:36:00Z">
              <w:rPr>
                <w:rFonts w:cs="Times New Roman"/>
                <w:b/>
                <w:bCs/>
                <w:sz w:val="28"/>
                <w:szCs w:val="24"/>
                <w:lang w:val="es-MX"/>
              </w:rPr>
            </w:rPrChange>
          </w:rPr>
          <w:t>Materia:</w:t>
        </w:r>
      </w:ins>
    </w:p>
    <w:p w14:paraId="5B76AEF2" w14:textId="77777777" w:rsidR="009D3097" w:rsidRPr="009D3097" w:rsidRDefault="009D3097" w:rsidP="009D3097">
      <w:pPr>
        <w:tabs>
          <w:tab w:val="left" w:pos="3402"/>
        </w:tabs>
        <w:spacing w:beforeLines="40" w:before="96" w:afterLines="40" w:after="96"/>
        <w:jc w:val="center"/>
        <w:rPr>
          <w:ins w:id="67" w:author="Vanessa Delgado Saltos" w:date="2026-06-04T05:36:00Z" w16du:dateUtc="2026-06-04T10:36:00Z"/>
          <w:rFonts w:ascii="Times New Roman" w:hAnsi="Times New Roman" w:cs="Times New Roman"/>
          <w:sz w:val="28"/>
          <w:szCs w:val="24"/>
          <w:lang w:val="es-MX"/>
          <w:rPrChange w:id="68" w:author="Vanessa Delgado Saltos" w:date="2026-06-04T05:36:00Z" w16du:dateUtc="2026-06-04T10:36:00Z">
            <w:rPr>
              <w:ins w:id="69" w:author="Vanessa Delgado Saltos" w:date="2026-06-04T05:36:00Z" w16du:dateUtc="2026-06-04T10:36:00Z"/>
              <w:rFonts w:cs="Times New Roman"/>
              <w:sz w:val="28"/>
              <w:szCs w:val="24"/>
              <w:lang w:val="es-MX"/>
            </w:rPr>
          </w:rPrChange>
        </w:rPr>
      </w:pPr>
      <w:ins w:id="70" w:author="Vanessa Delgado Saltos" w:date="2026-06-04T05:36:00Z" w16du:dateUtc="2026-06-04T10:36:00Z">
        <w:r w:rsidRPr="009D3097">
          <w:rPr>
            <w:rFonts w:ascii="Times New Roman" w:hAnsi="Times New Roman" w:cs="Times New Roman"/>
            <w:sz w:val="28"/>
            <w:szCs w:val="24"/>
            <w:lang w:val="es-MX"/>
            <w:rPrChange w:id="71" w:author="Vanessa Delgado Saltos" w:date="2026-06-04T05:36:00Z" w16du:dateUtc="2026-06-04T10:36:00Z">
              <w:rPr>
                <w:rFonts w:cs="Times New Roman"/>
                <w:sz w:val="28"/>
                <w:szCs w:val="24"/>
                <w:lang w:val="es-MX"/>
              </w:rPr>
            </w:rPrChange>
          </w:rPr>
          <w:t>Ingeniería de Software I</w:t>
        </w:r>
      </w:ins>
    </w:p>
    <w:p w14:paraId="73225087" w14:textId="77777777" w:rsidR="009D3097" w:rsidRPr="009D3097" w:rsidRDefault="009D3097" w:rsidP="009D3097">
      <w:pPr>
        <w:tabs>
          <w:tab w:val="left" w:pos="3402"/>
        </w:tabs>
        <w:spacing w:beforeLines="40" w:before="96" w:afterLines="40" w:after="96"/>
        <w:jc w:val="center"/>
        <w:rPr>
          <w:ins w:id="72" w:author="Vanessa Delgado Saltos" w:date="2026-06-04T05:36:00Z" w16du:dateUtc="2026-06-04T10:36:00Z"/>
          <w:rFonts w:ascii="Times New Roman" w:hAnsi="Times New Roman" w:cs="Times New Roman"/>
          <w:sz w:val="28"/>
          <w:szCs w:val="24"/>
          <w:lang w:val="es-MX"/>
          <w:rPrChange w:id="73" w:author="Vanessa Delgado Saltos" w:date="2026-06-04T05:36:00Z" w16du:dateUtc="2026-06-04T10:36:00Z">
            <w:rPr>
              <w:ins w:id="74" w:author="Vanessa Delgado Saltos" w:date="2026-06-04T05:36:00Z" w16du:dateUtc="2026-06-04T10:36:00Z"/>
              <w:rFonts w:cs="Times New Roman"/>
              <w:sz w:val="28"/>
              <w:szCs w:val="24"/>
              <w:lang w:val="es-MX"/>
            </w:rPr>
          </w:rPrChange>
        </w:rPr>
      </w:pPr>
    </w:p>
    <w:p w14:paraId="06784A5A" w14:textId="77777777" w:rsidR="009D3097" w:rsidRPr="009D3097" w:rsidRDefault="009D3097" w:rsidP="009D3097">
      <w:pPr>
        <w:tabs>
          <w:tab w:val="left" w:pos="3402"/>
        </w:tabs>
        <w:spacing w:beforeLines="40" w:before="96" w:afterLines="40" w:after="96"/>
        <w:jc w:val="center"/>
        <w:rPr>
          <w:ins w:id="75" w:author="Vanessa Delgado Saltos" w:date="2026-06-04T05:36:00Z" w16du:dateUtc="2026-06-04T10:36:00Z"/>
          <w:rFonts w:ascii="Times New Roman" w:hAnsi="Times New Roman" w:cs="Times New Roman"/>
          <w:b/>
          <w:bCs/>
          <w:sz w:val="28"/>
          <w:szCs w:val="24"/>
          <w:lang w:val="es-MX"/>
          <w:rPrChange w:id="76" w:author="Vanessa Delgado Saltos" w:date="2026-06-04T05:36:00Z" w16du:dateUtc="2026-06-04T10:36:00Z">
            <w:rPr>
              <w:ins w:id="77" w:author="Vanessa Delgado Saltos" w:date="2026-06-04T05:36:00Z" w16du:dateUtc="2026-06-04T10:36:00Z"/>
              <w:rFonts w:cs="Times New Roman"/>
              <w:b/>
              <w:bCs/>
              <w:sz w:val="28"/>
              <w:szCs w:val="24"/>
              <w:lang w:val="es-MX"/>
            </w:rPr>
          </w:rPrChange>
        </w:rPr>
      </w:pPr>
      <w:ins w:id="78" w:author="Vanessa Delgado Saltos" w:date="2026-06-04T05:36:00Z" w16du:dateUtc="2026-06-04T10:36:00Z">
        <w:r w:rsidRPr="009D3097">
          <w:rPr>
            <w:rFonts w:ascii="Times New Roman" w:hAnsi="Times New Roman" w:cs="Times New Roman"/>
            <w:b/>
            <w:bCs/>
            <w:sz w:val="28"/>
            <w:szCs w:val="24"/>
            <w:lang w:val="es-MX"/>
            <w:rPrChange w:id="79" w:author="Vanessa Delgado Saltos" w:date="2026-06-04T05:36:00Z" w16du:dateUtc="2026-06-04T10:36:00Z">
              <w:rPr>
                <w:rFonts w:cs="Times New Roman"/>
                <w:b/>
                <w:bCs/>
                <w:sz w:val="28"/>
                <w:szCs w:val="24"/>
                <w:lang w:val="es-MX"/>
              </w:rPr>
            </w:rPrChange>
          </w:rPr>
          <w:t>Docente:</w:t>
        </w:r>
      </w:ins>
    </w:p>
    <w:p w14:paraId="4FC9032F" w14:textId="77777777" w:rsidR="009D3097" w:rsidRPr="009D3097" w:rsidRDefault="009D3097" w:rsidP="009D3097">
      <w:pPr>
        <w:tabs>
          <w:tab w:val="left" w:pos="3402"/>
        </w:tabs>
        <w:spacing w:beforeLines="40" w:before="96" w:afterLines="40" w:after="96"/>
        <w:jc w:val="center"/>
        <w:rPr>
          <w:ins w:id="80" w:author="Vanessa Delgado Saltos" w:date="2026-06-04T05:36:00Z" w16du:dateUtc="2026-06-04T10:36:00Z"/>
          <w:rFonts w:ascii="Times New Roman" w:hAnsi="Times New Roman" w:cs="Times New Roman"/>
          <w:sz w:val="28"/>
          <w:szCs w:val="24"/>
          <w:lang w:val="es-MX"/>
          <w:rPrChange w:id="81" w:author="Vanessa Delgado Saltos" w:date="2026-06-04T05:36:00Z" w16du:dateUtc="2026-06-04T10:36:00Z">
            <w:rPr>
              <w:ins w:id="82" w:author="Vanessa Delgado Saltos" w:date="2026-06-04T05:36:00Z" w16du:dateUtc="2026-06-04T10:36:00Z"/>
              <w:rFonts w:cs="Times New Roman"/>
              <w:sz w:val="28"/>
              <w:szCs w:val="24"/>
              <w:lang w:val="es-MX"/>
            </w:rPr>
          </w:rPrChange>
        </w:rPr>
      </w:pPr>
      <w:ins w:id="83" w:author="Vanessa Delgado Saltos" w:date="2026-06-04T05:36:00Z" w16du:dateUtc="2026-06-04T10:36:00Z">
        <w:r w:rsidRPr="009D3097">
          <w:rPr>
            <w:rFonts w:ascii="Times New Roman" w:hAnsi="Times New Roman" w:cs="Times New Roman"/>
            <w:sz w:val="28"/>
            <w:szCs w:val="24"/>
            <w:lang w:val="es-MX"/>
            <w:rPrChange w:id="84" w:author="Vanessa Delgado Saltos" w:date="2026-06-04T05:36:00Z" w16du:dateUtc="2026-06-04T10:36:00Z">
              <w:rPr>
                <w:rFonts w:cs="Times New Roman"/>
                <w:sz w:val="28"/>
                <w:szCs w:val="24"/>
                <w:lang w:val="es-MX"/>
              </w:rPr>
            </w:rPrChange>
          </w:rPr>
          <w:t>Ing.</w:t>
        </w:r>
        <w:r w:rsidRPr="009D3097">
          <w:rPr>
            <w:rFonts w:ascii="Times New Roman" w:hAnsi="Times New Roman" w:cs="Times New Roman"/>
            <w:sz w:val="28"/>
            <w:szCs w:val="24"/>
            <w:rPrChange w:id="85" w:author="Vanessa Delgado Saltos" w:date="2026-06-04T05:36:00Z" w16du:dateUtc="2026-06-04T10:36:00Z">
              <w:rPr>
                <w:rFonts w:cs="Times New Roman"/>
                <w:sz w:val="28"/>
                <w:szCs w:val="24"/>
              </w:rPr>
            </w:rPrChange>
          </w:rPr>
          <w:t xml:space="preserve"> </w:t>
        </w:r>
        <w:r w:rsidRPr="009D3097">
          <w:rPr>
            <w:rFonts w:ascii="Times New Roman" w:hAnsi="Times New Roman" w:cs="Times New Roman"/>
            <w:sz w:val="28"/>
            <w:szCs w:val="24"/>
            <w:lang w:val="es-MX"/>
            <w:rPrChange w:id="86" w:author="Vanessa Delgado Saltos" w:date="2026-06-04T05:36:00Z" w16du:dateUtc="2026-06-04T10:36:00Z">
              <w:rPr>
                <w:rFonts w:cs="Times New Roman"/>
                <w:sz w:val="28"/>
                <w:szCs w:val="24"/>
                <w:lang w:val="es-MX"/>
              </w:rPr>
            </w:rPrChange>
          </w:rPr>
          <w:t>Pérez Veliz Jonny Vicente</w:t>
        </w:r>
      </w:ins>
    </w:p>
    <w:p w14:paraId="6D8C0D85" w14:textId="77777777" w:rsidR="009D3097" w:rsidRPr="009D3097" w:rsidRDefault="009D3097" w:rsidP="009D3097">
      <w:pPr>
        <w:tabs>
          <w:tab w:val="left" w:pos="3402"/>
        </w:tabs>
        <w:spacing w:beforeLines="40" w:before="96" w:afterLines="40" w:after="96"/>
        <w:rPr>
          <w:ins w:id="87" w:author="Vanessa Delgado Saltos" w:date="2026-06-04T05:36:00Z" w16du:dateUtc="2026-06-04T10:36:00Z"/>
          <w:rFonts w:ascii="Times New Roman" w:hAnsi="Times New Roman" w:cs="Times New Roman"/>
          <w:b/>
          <w:bCs/>
          <w:sz w:val="28"/>
          <w:szCs w:val="24"/>
          <w:rPrChange w:id="88" w:author="Vanessa Delgado Saltos" w:date="2026-06-04T05:36:00Z" w16du:dateUtc="2026-06-04T10:36:00Z">
            <w:rPr>
              <w:ins w:id="89" w:author="Vanessa Delgado Saltos" w:date="2026-06-04T05:36:00Z" w16du:dateUtc="2026-06-04T10:36:00Z"/>
              <w:rFonts w:cs="Times New Roman"/>
              <w:b/>
              <w:bCs/>
              <w:sz w:val="28"/>
              <w:szCs w:val="24"/>
            </w:rPr>
          </w:rPrChange>
        </w:rPr>
      </w:pPr>
    </w:p>
    <w:p w14:paraId="30EF934A" w14:textId="77777777" w:rsidR="009D3097" w:rsidRPr="009D3097" w:rsidRDefault="009D3097" w:rsidP="009D3097">
      <w:pPr>
        <w:tabs>
          <w:tab w:val="left" w:pos="3402"/>
        </w:tabs>
        <w:spacing w:beforeLines="40" w:before="96" w:afterLines="40" w:after="96"/>
        <w:jc w:val="center"/>
        <w:rPr>
          <w:ins w:id="90" w:author="Vanessa Delgado Saltos" w:date="2026-06-04T05:36:00Z" w16du:dateUtc="2026-06-04T10:36:00Z"/>
          <w:rFonts w:ascii="Times New Roman" w:hAnsi="Times New Roman" w:cs="Times New Roman"/>
          <w:b/>
          <w:bCs/>
          <w:sz w:val="28"/>
          <w:szCs w:val="24"/>
          <w:rPrChange w:id="91" w:author="Vanessa Delgado Saltos" w:date="2026-06-04T05:36:00Z" w16du:dateUtc="2026-06-04T10:36:00Z">
            <w:rPr>
              <w:ins w:id="92" w:author="Vanessa Delgado Saltos" w:date="2026-06-04T05:36:00Z" w16du:dateUtc="2026-06-04T10:36:00Z"/>
              <w:rFonts w:cs="Times New Roman"/>
              <w:b/>
              <w:bCs/>
              <w:sz w:val="28"/>
              <w:szCs w:val="24"/>
            </w:rPr>
          </w:rPrChange>
        </w:rPr>
      </w:pPr>
    </w:p>
    <w:p w14:paraId="71F24DFA" w14:textId="77777777" w:rsidR="009D3097" w:rsidRPr="009D3097" w:rsidRDefault="009D3097" w:rsidP="009D3097">
      <w:pPr>
        <w:tabs>
          <w:tab w:val="left" w:pos="3402"/>
        </w:tabs>
        <w:spacing w:beforeLines="40" w:before="96" w:afterLines="40" w:after="96"/>
        <w:jc w:val="center"/>
        <w:rPr>
          <w:ins w:id="93" w:author="Vanessa Delgado Saltos" w:date="2026-06-04T05:36:00Z" w16du:dateUtc="2026-06-04T10:36:00Z"/>
          <w:rFonts w:ascii="Times New Roman" w:hAnsi="Times New Roman" w:cs="Times New Roman"/>
          <w:b/>
          <w:bCs/>
          <w:sz w:val="28"/>
          <w:szCs w:val="24"/>
          <w:rPrChange w:id="94" w:author="Vanessa Delgado Saltos" w:date="2026-06-04T05:36:00Z" w16du:dateUtc="2026-06-04T10:36:00Z">
            <w:rPr>
              <w:ins w:id="95" w:author="Vanessa Delgado Saltos" w:date="2026-06-04T05:36:00Z" w16du:dateUtc="2026-06-04T10:36:00Z"/>
              <w:rFonts w:cs="Times New Roman"/>
              <w:b/>
              <w:bCs/>
              <w:sz w:val="28"/>
              <w:szCs w:val="24"/>
            </w:rPr>
          </w:rPrChange>
        </w:rPr>
      </w:pPr>
      <w:ins w:id="96" w:author="Vanessa Delgado Saltos" w:date="2026-06-04T05:36:00Z" w16du:dateUtc="2026-06-04T10:36:00Z">
        <w:r w:rsidRPr="009D3097">
          <w:rPr>
            <w:rFonts w:ascii="Times New Roman" w:hAnsi="Times New Roman" w:cs="Times New Roman"/>
            <w:b/>
            <w:bCs/>
            <w:sz w:val="28"/>
            <w:szCs w:val="24"/>
            <w:rPrChange w:id="97" w:author="Vanessa Delgado Saltos" w:date="2026-06-04T05:36:00Z" w16du:dateUtc="2026-06-04T10:36:00Z">
              <w:rPr>
                <w:rFonts w:cs="Times New Roman"/>
                <w:b/>
                <w:bCs/>
                <w:sz w:val="28"/>
                <w:szCs w:val="24"/>
              </w:rPr>
            </w:rPrChange>
          </w:rPr>
          <w:t>Mayo - 2026</w:t>
        </w:r>
      </w:ins>
    </w:p>
    <w:p w14:paraId="77A676B0" w14:textId="77777777" w:rsidR="009D3097" w:rsidRPr="009D3097" w:rsidRDefault="009D3097" w:rsidP="009D3097">
      <w:pPr>
        <w:tabs>
          <w:tab w:val="left" w:pos="3402"/>
        </w:tabs>
        <w:spacing w:beforeLines="40" w:before="96" w:afterLines="40" w:after="96"/>
        <w:jc w:val="center"/>
        <w:rPr>
          <w:ins w:id="98" w:author="Vanessa Delgado Saltos" w:date="2026-06-04T05:36:00Z" w16du:dateUtc="2026-06-04T10:36:00Z"/>
          <w:rFonts w:ascii="Times New Roman" w:hAnsi="Times New Roman" w:cs="Times New Roman"/>
          <w:b/>
          <w:bCs/>
          <w:sz w:val="28"/>
          <w:szCs w:val="24"/>
          <w:rPrChange w:id="99" w:author="Vanessa Delgado Saltos" w:date="2026-06-04T05:36:00Z" w16du:dateUtc="2026-06-04T10:36:00Z">
            <w:rPr>
              <w:ins w:id="100" w:author="Vanessa Delgado Saltos" w:date="2026-06-04T05:36:00Z" w16du:dateUtc="2026-06-04T10:36:00Z"/>
              <w:rFonts w:cs="Times New Roman"/>
              <w:b/>
              <w:bCs/>
              <w:sz w:val="28"/>
              <w:szCs w:val="24"/>
            </w:rPr>
          </w:rPrChange>
        </w:rPr>
      </w:pPr>
      <w:ins w:id="101" w:author="Vanessa Delgado Saltos" w:date="2026-06-04T05:36:00Z" w16du:dateUtc="2026-06-04T10:36:00Z">
        <w:r w:rsidRPr="009D3097">
          <w:rPr>
            <w:rFonts w:ascii="Times New Roman" w:hAnsi="Times New Roman" w:cs="Times New Roman"/>
            <w:b/>
            <w:bCs/>
            <w:sz w:val="28"/>
            <w:szCs w:val="24"/>
            <w:rPrChange w:id="102" w:author="Vanessa Delgado Saltos" w:date="2026-06-04T05:36:00Z" w16du:dateUtc="2026-06-04T10:36:00Z">
              <w:rPr>
                <w:rFonts w:cs="Times New Roman"/>
                <w:b/>
                <w:bCs/>
                <w:sz w:val="28"/>
                <w:szCs w:val="24"/>
              </w:rPr>
            </w:rPrChange>
          </w:rPr>
          <w:t>Manta – Ecuador</w:t>
        </w:r>
      </w:ins>
    </w:p>
    <w:p w14:paraId="1D13B805" w14:textId="77777777" w:rsidR="0079121A" w:rsidRPr="0079121A" w:rsidRDefault="0079121A" w:rsidP="00ED2B0F">
      <w:pPr>
        <w:jc w:val="both"/>
        <w:rPr>
          <w:ins w:id="103" w:author="Vanessa Delgado Saltos" w:date="2026-06-04T05:18:00Z" w16du:dateUtc="2026-06-04T10:18:00Z"/>
          <w:rFonts w:ascii="Times New Roman" w:hAnsi="Times New Roman" w:cs="Times New Roman"/>
          <w:b/>
          <w:bCs/>
          <w:sz w:val="24"/>
          <w:szCs w:val="24"/>
          <w:lang w:val="es-419"/>
          <w:rPrChange w:id="104" w:author="Vanessa Delgado Saltos" w:date="2026-06-04T05:19:00Z" w16du:dateUtc="2026-06-04T10:19:00Z">
            <w:rPr>
              <w:ins w:id="105" w:author="Vanessa Delgado Saltos" w:date="2026-06-04T05:18:00Z" w16du:dateUtc="2026-06-04T10:18:00Z"/>
              <w:b/>
              <w:bCs/>
              <w:lang w:val="es-419"/>
            </w:rPr>
          </w:rPrChange>
        </w:rPr>
        <w:pPrChange w:id="106" w:author="Vanessa Delgado Saltos" w:date="2026-06-04T05:28:00Z" w16du:dateUtc="2026-06-04T10:28:00Z">
          <w:pPr/>
        </w:pPrChange>
      </w:pPr>
    </w:p>
    <w:customXmlInsRangeStart w:id="107" w:author="Vanessa Delgado Saltos" w:date="2026-06-04T05:36:00Z"/>
    <w:sdt>
      <w:sdtPr>
        <w:rPr>
          <w:rFonts w:ascii="Times New Roman" w:hAnsi="Times New Roman" w:cs="Times New Roman"/>
          <w:b/>
          <w:bCs/>
          <w:color w:val="auto"/>
          <w:sz w:val="28"/>
          <w:szCs w:val="28"/>
          <w:lang w:val="es-ES"/>
          <w:rPrChange w:id="108" w:author="Vanessa Delgado Saltos" w:date="2026-06-04T05:39:00Z" w16du:dateUtc="2026-06-04T10:39:00Z">
            <w:rPr>
              <w:lang w:val="es-ES"/>
            </w:rPr>
          </w:rPrChange>
        </w:rPr>
        <w:id w:val="-746565525"/>
        <w:docPartObj>
          <w:docPartGallery w:val="Table of Contents"/>
          <w:docPartUnique/>
        </w:docPartObj>
      </w:sdtPr>
      <w:sdtEndPr>
        <w:rPr>
          <w:rFonts w:asciiTheme="minorHAnsi" w:eastAsiaTheme="minorHAnsi" w:hAnsiTheme="minorHAnsi" w:cstheme="minorBidi"/>
          <w:kern w:val="2"/>
          <w:sz w:val="22"/>
          <w:szCs w:val="22"/>
          <w:lang w:eastAsia="en-US"/>
          <w14:ligatures w14:val="standardContextual"/>
        </w:rPr>
      </w:sdtEndPr>
      <w:sdtContent>
        <w:customXmlInsRangeEnd w:id="107"/>
        <w:p w14:paraId="00BD1A80" w14:textId="165EC21C" w:rsidR="009D3097" w:rsidRPr="00CC56ED" w:rsidRDefault="00CC56ED" w:rsidP="00CC56ED">
          <w:pPr>
            <w:pStyle w:val="TtuloTDC"/>
            <w:spacing w:line="480" w:lineRule="auto"/>
            <w:rPr>
              <w:ins w:id="109" w:author="Vanessa Delgado Saltos" w:date="2026-06-04T05:36:00Z" w16du:dateUtc="2026-06-04T10:36:00Z"/>
              <w:rFonts w:ascii="Times New Roman" w:hAnsi="Times New Roman" w:cs="Times New Roman"/>
              <w:b/>
              <w:bCs/>
              <w:color w:val="auto"/>
              <w:sz w:val="28"/>
              <w:szCs w:val="28"/>
              <w:rPrChange w:id="110" w:author="Vanessa Delgado Saltos" w:date="2026-06-04T05:40:00Z" w16du:dateUtc="2026-06-04T10:40:00Z">
                <w:rPr>
                  <w:ins w:id="111" w:author="Vanessa Delgado Saltos" w:date="2026-06-04T05:36:00Z" w16du:dateUtc="2026-06-04T10:36:00Z"/>
                </w:rPr>
              </w:rPrChange>
            </w:rPr>
            <w:pPrChange w:id="112" w:author="Vanessa Delgado Saltos" w:date="2026-06-04T05:40:00Z" w16du:dateUtc="2026-06-04T10:40:00Z">
              <w:pPr>
                <w:pStyle w:val="TtuloTDC"/>
              </w:pPr>
            </w:pPrChange>
          </w:pPr>
          <w:ins w:id="113" w:author="Vanessa Delgado Saltos" w:date="2026-06-04T05:39:00Z" w16du:dateUtc="2026-06-04T10:39:00Z">
            <w:r w:rsidRPr="00CC56ED">
              <w:rPr>
                <w:rFonts w:ascii="Times New Roman" w:hAnsi="Times New Roman" w:cs="Times New Roman"/>
                <w:b/>
                <w:bCs/>
                <w:color w:val="auto"/>
                <w:sz w:val="28"/>
                <w:szCs w:val="28"/>
                <w:lang w:val="es-ES"/>
                <w:rPrChange w:id="114" w:author="Vanessa Delgado Saltos" w:date="2026-06-04T05:39:00Z" w16du:dateUtc="2026-06-04T10:39:00Z">
                  <w:rPr>
                    <w:lang w:val="es-ES"/>
                  </w:rPr>
                </w:rPrChange>
              </w:rPr>
              <w:t>Índice de contenido</w:t>
            </w:r>
          </w:ins>
        </w:p>
        <w:p w14:paraId="44D92A85" w14:textId="1A85BF19" w:rsidR="00CC56ED" w:rsidRPr="00CC56ED" w:rsidRDefault="009D3097">
          <w:pPr>
            <w:pStyle w:val="TDC1"/>
            <w:tabs>
              <w:tab w:val="right" w:leader="dot" w:pos="8494"/>
            </w:tabs>
            <w:rPr>
              <w:ins w:id="115" w:author="Vanessa Delgado Saltos" w:date="2026-06-04T05:37:00Z" w16du:dateUtc="2026-06-04T10:37:00Z"/>
              <w:rFonts w:ascii="Times New Roman" w:eastAsiaTheme="minorEastAsia" w:hAnsi="Times New Roman" w:cs="Times New Roman"/>
              <w:noProof/>
              <w:sz w:val="24"/>
              <w:szCs w:val="24"/>
              <w:lang w:eastAsia="es-EC"/>
              <w:rPrChange w:id="116" w:author="Vanessa Delgado Saltos" w:date="2026-06-04T05:40:00Z" w16du:dateUtc="2026-06-04T10:40:00Z">
                <w:rPr>
                  <w:ins w:id="117" w:author="Vanessa Delgado Saltos" w:date="2026-06-04T05:37:00Z" w16du:dateUtc="2026-06-04T10:37:00Z"/>
                  <w:rFonts w:eastAsiaTheme="minorEastAsia"/>
                  <w:noProof/>
                  <w:sz w:val="24"/>
                  <w:szCs w:val="24"/>
                  <w:lang w:eastAsia="es-EC"/>
                </w:rPr>
              </w:rPrChange>
            </w:rPr>
          </w:pPr>
          <w:ins w:id="118" w:author="Vanessa Delgado Saltos" w:date="2026-06-04T05:36:00Z" w16du:dateUtc="2026-06-04T10:36:00Z">
            <w:r w:rsidRPr="00CC56ED">
              <w:rPr>
                <w:rFonts w:ascii="Times New Roman" w:hAnsi="Times New Roman" w:cs="Times New Roman"/>
                <w:rPrChange w:id="119" w:author="Vanessa Delgado Saltos" w:date="2026-06-04T05:40:00Z" w16du:dateUtc="2026-06-04T10:40:00Z">
                  <w:rPr/>
                </w:rPrChange>
              </w:rPr>
              <w:fldChar w:fldCharType="begin"/>
            </w:r>
            <w:r w:rsidRPr="00CC56ED">
              <w:rPr>
                <w:rFonts w:ascii="Times New Roman" w:hAnsi="Times New Roman" w:cs="Times New Roman"/>
                <w:rPrChange w:id="120" w:author="Vanessa Delgado Saltos" w:date="2026-06-04T05:40:00Z" w16du:dateUtc="2026-06-04T10:40:00Z">
                  <w:rPr/>
                </w:rPrChange>
              </w:rPr>
              <w:instrText xml:space="preserve"> TOC \o "1-3" \h \z \u </w:instrText>
            </w:r>
            <w:r w:rsidRPr="00CC56ED">
              <w:rPr>
                <w:rFonts w:ascii="Times New Roman" w:hAnsi="Times New Roman" w:cs="Times New Roman"/>
                <w:rPrChange w:id="121" w:author="Vanessa Delgado Saltos" w:date="2026-06-04T05:40:00Z" w16du:dateUtc="2026-06-04T10:40:00Z">
                  <w:rPr/>
                </w:rPrChange>
              </w:rPr>
              <w:fldChar w:fldCharType="separate"/>
            </w:r>
          </w:ins>
          <w:ins w:id="122" w:author="Vanessa Delgado Saltos" w:date="2026-06-04T05:37:00Z" w16du:dateUtc="2026-06-04T10:37:00Z">
            <w:r w:rsidR="00CC56ED" w:rsidRPr="00CC56ED">
              <w:rPr>
                <w:rStyle w:val="Hipervnculo"/>
                <w:rFonts w:ascii="Times New Roman" w:hAnsi="Times New Roman" w:cs="Times New Roman"/>
                <w:noProof/>
                <w:rPrChange w:id="123" w:author="Vanessa Delgado Saltos" w:date="2026-06-04T05:40:00Z" w16du:dateUtc="2026-06-04T10:40:00Z">
                  <w:rPr>
                    <w:rStyle w:val="Hipervnculo"/>
                    <w:noProof/>
                  </w:rPr>
                </w:rPrChange>
              </w:rPr>
              <w:fldChar w:fldCharType="begin"/>
            </w:r>
            <w:r w:rsidR="00CC56ED" w:rsidRPr="00CC56ED">
              <w:rPr>
                <w:rStyle w:val="Hipervnculo"/>
                <w:rFonts w:ascii="Times New Roman" w:hAnsi="Times New Roman" w:cs="Times New Roman"/>
                <w:noProof/>
                <w:rPrChange w:id="124" w:author="Vanessa Delgado Saltos" w:date="2026-06-04T05:40:00Z" w16du:dateUtc="2026-06-04T10:40:00Z">
                  <w:rPr>
                    <w:rStyle w:val="Hipervnculo"/>
                    <w:noProof/>
                  </w:rPr>
                </w:rPrChange>
              </w:rPr>
              <w:instrText xml:space="preserve"> </w:instrText>
            </w:r>
            <w:r w:rsidR="00CC56ED" w:rsidRPr="00CC56ED">
              <w:rPr>
                <w:rFonts w:ascii="Times New Roman" w:hAnsi="Times New Roman" w:cs="Times New Roman"/>
                <w:noProof/>
                <w:rPrChange w:id="125" w:author="Vanessa Delgado Saltos" w:date="2026-06-04T05:40:00Z" w16du:dateUtc="2026-06-04T10:40:00Z">
                  <w:rPr>
                    <w:noProof/>
                  </w:rPr>
                </w:rPrChange>
              </w:rPr>
              <w:instrText>HYPERLINK \l "_Toc231443924"</w:instrText>
            </w:r>
            <w:r w:rsidR="00CC56ED" w:rsidRPr="00CC56ED">
              <w:rPr>
                <w:rStyle w:val="Hipervnculo"/>
                <w:rFonts w:ascii="Times New Roman" w:hAnsi="Times New Roman" w:cs="Times New Roman"/>
                <w:noProof/>
                <w:rPrChange w:id="126" w:author="Vanessa Delgado Saltos" w:date="2026-06-04T05:40:00Z" w16du:dateUtc="2026-06-04T10:40:00Z">
                  <w:rPr>
                    <w:rStyle w:val="Hipervnculo"/>
                    <w:noProof/>
                  </w:rPr>
                </w:rPrChange>
              </w:rPr>
              <w:instrText xml:space="preserve"> </w:instrText>
            </w:r>
            <w:r w:rsidR="00CC56ED" w:rsidRPr="00CC56ED">
              <w:rPr>
                <w:rStyle w:val="Hipervnculo"/>
                <w:rFonts w:ascii="Times New Roman" w:hAnsi="Times New Roman" w:cs="Times New Roman"/>
                <w:noProof/>
                <w:rPrChange w:id="127" w:author="Vanessa Delgado Saltos" w:date="2026-06-04T05:40:00Z" w16du:dateUtc="2026-06-04T10:40:00Z">
                  <w:rPr>
                    <w:rStyle w:val="Hipervnculo"/>
                    <w:noProof/>
                  </w:rPr>
                </w:rPrChange>
              </w:rPr>
            </w:r>
            <w:r w:rsidR="00CC56ED" w:rsidRPr="00CC56ED">
              <w:rPr>
                <w:rStyle w:val="Hipervnculo"/>
                <w:rFonts w:ascii="Times New Roman" w:hAnsi="Times New Roman" w:cs="Times New Roman"/>
                <w:noProof/>
                <w:rPrChange w:id="128" w:author="Vanessa Delgado Saltos" w:date="2026-06-04T05:40:00Z" w16du:dateUtc="2026-06-04T10:40:00Z">
                  <w:rPr>
                    <w:rStyle w:val="Hipervnculo"/>
                    <w:noProof/>
                  </w:rPr>
                </w:rPrChange>
              </w:rPr>
              <w:fldChar w:fldCharType="separate"/>
            </w:r>
            <w:r w:rsidR="00CC56ED" w:rsidRPr="00CC56ED">
              <w:rPr>
                <w:rStyle w:val="Hipervnculo"/>
                <w:rFonts w:ascii="Times New Roman" w:hAnsi="Times New Roman" w:cs="Times New Roman"/>
                <w:noProof/>
                <w:lang w:val="es-419"/>
                <w:rPrChange w:id="129" w:author="Vanessa Delgado Saltos" w:date="2026-06-04T05:40:00Z" w16du:dateUtc="2026-06-04T10:40:00Z">
                  <w:rPr>
                    <w:rStyle w:val="Hipervnculo"/>
                    <w:noProof/>
                    <w:lang w:val="es-419"/>
                  </w:rPr>
                </w:rPrChange>
              </w:rPr>
              <w:t>1. Contextualización del Proyecto</w:t>
            </w:r>
            <w:r w:rsidR="00CC56ED" w:rsidRPr="00CC56ED">
              <w:rPr>
                <w:rFonts w:ascii="Times New Roman" w:hAnsi="Times New Roman" w:cs="Times New Roman"/>
                <w:noProof/>
                <w:webHidden/>
                <w:rPrChange w:id="130" w:author="Vanessa Delgado Saltos" w:date="2026-06-04T05:40:00Z" w16du:dateUtc="2026-06-04T10:40:00Z">
                  <w:rPr>
                    <w:noProof/>
                    <w:webHidden/>
                  </w:rPr>
                </w:rPrChange>
              </w:rPr>
              <w:tab/>
            </w:r>
            <w:r w:rsidR="00CC56ED" w:rsidRPr="00CC56ED">
              <w:rPr>
                <w:rFonts w:ascii="Times New Roman" w:hAnsi="Times New Roman" w:cs="Times New Roman"/>
                <w:noProof/>
                <w:webHidden/>
                <w:rPrChange w:id="131" w:author="Vanessa Delgado Saltos" w:date="2026-06-04T05:40:00Z" w16du:dateUtc="2026-06-04T10:40:00Z">
                  <w:rPr>
                    <w:noProof/>
                    <w:webHidden/>
                  </w:rPr>
                </w:rPrChange>
              </w:rPr>
              <w:fldChar w:fldCharType="begin"/>
            </w:r>
            <w:r w:rsidR="00CC56ED" w:rsidRPr="00CC56ED">
              <w:rPr>
                <w:rFonts w:ascii="Times New Roman" w:hAnsi="Times New Roman" w:cs="Times New Roman"/>
                <w:noProof/>
                <w:webHidden/>
                <w:rPrChange w:id="132" w:author="Vanessa Delgado Saltos" w:date="2026-06-04T05:40:00Z" w16du:dateUtc="2026-06-04T10:40:00Z">
                  <w:rPr>
                    <w:noProof/>
                    <w:webHidden/>
                  </w:rPr>
                </w:rPrChange>
              </w:rPr>
              <w:instrText xml:space="preserve"> PAGEREF _Toc231443924 \h </w:instrText>
            </w:r>
            <w:r w:rsidR="00CC56ED" w:rsidRPr="00CC56ED">
              <w:rPr>
                <w:rFonts w:ascii="Times New Roman" w:hAnsi="Times New Roman" w:cs="Times New Roman"/>
                <w:noProof/>
                <w:webHidden/>
                <w:rPrChange w:id="133" w:author="Vanessa Delgado Saltos" w:date="2026-06-04T05:40:00Z" w16du:dateUtc="2026-06-04T10:40:00Z">
                  <w:rPr>
                    <w:noProof/>
                    <w:webHidden/>
                  </w:rPr>
                </w:rPrChange>
              </w:rPr>
            </w:r>
            <w:r w:rsidR="00CC56ED" w:rsidRPr="00CC56ED">
              <w:rPr>
                <w:rFonts w:ascii="Times New Roman" w:hAnsi="Times New Roman" w:cs="Times New Roman"/>
                <w:noProof/>
                <w:webHidden/>
                <w:rPrChange w:id="134" w:author="Vanessa Delgado Saltos" w:date="2026-06-04T05:40:00Z" w16du:dateUtc="2026-06-04T10:40:00Z">
                  <w:rPr>
                    <w:noProof/>
                    <w:webHidden/>
                  </w:rPr>
                </w:rPrChange>
              </w:rPr>
              <w:fldChar w:fldCharType="separate"/>
            </w:r>
            <w:r w:rsidR="00CC56ED" w:rsidRPr="00CC56ED">
              <w:rPr>
                <w:rFonts w:ascii="Times New Roman" w:hAnsi="Times New Roman" w:cs="Times New Roman"/>
                <w:noProof/>
                <w:webHidden/>
                <w:rPrChange w:id="135" w:author="Vanessa Delgado Saltos" w:date="2026-06-04T05:40:00Z" w16du:dateUtc="2026-06-04T10:40:00Z">
                  <w:rPr>
                    <w:noProof/>
                    <w:webHidden/>
                  </w:rPr>
                </w:rPrChange>
              </w:rPr>
              <w:t>4</w:t>
            </w:r>
            <w:r w:rsidR="00CC56ED" w:rsidRPr="00CC56ED">
              <w:rPr>
                <w:rFonts w:ascii="Times New Roman" w:hAnsi="Times New Roman" w:cs="Times New Roman"/>
                <w:noProof/>
                <w:webHidden/>
                <w:rPrChange w:id="136" w:author="Vanessa Delgado Saltos" w:date="2026-06-04T05:40:00Z" w16du:dateUtc="2026-06-04T10:40:00Z">
                  <w:rPr>
                    <w:noProof/>
                    <w:webHidden/>
                  </w:rPr>
                </w:rPrChange>
              </w:rPr>
              <w:fldChar w:fldCharType="end"/>
            </w:r>
            <w:r w:rsidR="00CC56ED" w:rsidRPr="00CC56ED">
              <w:rPr>
                <w:rStyle w:val="Hipervnculo"/>
                <w:rFonts w:ascii="Times New Roman" w:hAnsi="Times New Roman" w:cs="Times New Roman"/>
                <w:noProof/>
                <w:rPrChange w:id="137" w:author="Vanessa Delgado Saltos" w:date="2026-06-04T05:40:00Z" w16du:dateUtc="2026-06-04T10:40:00Z">
                  <w:rPr>
                    <w:rStyle w:val="Hipervnculo"/>
                    <w:noProof/>
                  </w:rPr>
                </w:rPrChange>
              </w:rPr>
              <w:fldChar w:fldCharType="end"/>
            </w:r>
          </w:ins>
        </w:p>
        <w:p w14:paraId="5A410835" w14:textId="7674996F" w:rsidR="00CC56ED" w:rsidRPr="00CC56ED" w:rsidRDefault="00CC56ED">
          <w:pPr>
            <w:pStyle w:val="TDC1"/>
            <w:tabs>
              <w:tab w:val="right" w:leader="dot" w:pos="8494"/>
            </w:tabs>
            <w:rPr>
              <w:ins w:id="138" w:author="Vanessa Delgado Saltos" w:date="2026-06-04T05:37:00Z" w16du:dateUtc="2026-06-04T10:37:00Z"/>
              <w:rFonts w:ascii="Times New Roman" w:eastAsiaTheme="minorEastAsia" w:hAnsi="Times New Roman" w:cs="Times New Roman"/>
              <w:noProof/>
              <w:sz w:val="24"/>
              <w:szCs w:val="24"/>
              <w:lang w:eastAsia="es-EC"/>
              <w:rPrChange w:id="139" w:author="Vanessa Delgado Saltos" w:date="2026-06-04T05:40:00Z" w16du:dateUtc="2026-06-04T10:40:00Z">
                <w:rPr>
                  <w:ins w:id="140" w:author="Vanessa Delgado Saltos" w:date="2026-06-04T05:37:00Z" w16du:dateUtc="2026-06-04T10:37:00Z"/>
                  <w:rFonts w:eastAsiaTheme="minorEastAsia"/>
                  <w:noProof/>
                  <w:sz w:val="24"/>
                  <w:szCs w:val="24"/>
                  <w:lang w:eastAsia="es-EC"/>
                </w:rPr>
              </w:rPrChange>
            </w:rPr>
          </w:pPr>
          <w:ins w:id="141" w:author="Vanessa Delgado Saltos" w:date="2026-06-04T05:37:00Z" w16du:dateUtc="2026-06-04T10:37:00Z">
            <w:r w:rsidRPr="00CC56ED">
              <w:rPr>
                <w:rStyle w:val="Hipervnculo"/>
                <w:rFonts w:ascii="Times New Roman" w:hAnsi="Times New Roman" w:cs="Times New Roman"/>
                <w:noProof/>
                <w:rPrChange w:id="142"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143"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144" w:author="Vanessa Delgado Saltos" w:date="2026-06-04T05:40:00Z" w16du:dateUtc="2026-06-04T10:40:00Z">
                  <w:rPr>
                    <w:noProof/>
                  </w:rPr>
                </w:rPrChange>
              </w:rPr>
              <w:instrText>HYPERLINK \l "_Toc231443925"</w:instrText>
            </w:r>
            <w:r w:rsidRPr="00CC56ED">
              <w:rPr>
                <w:rStyle w:val="Hipervnculo"/>
                <w:rFonts w:ascii="Times New Roman" w:hAnsi="Times New Roman" w:cs="Times New Roman"/>
                <w:noProof/>
                <w:rPrChange w:id="145"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146"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147"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148" w:author="Vanessa Delgado Saltos" w:date="2026-06-04T05:40:00Z" w16du:dateUtc="2026-06-04T10:40:00Z">
                  <w:rPr>
                    <w:rStyle w:val="Hipervnculo"/>
                    <w:noProof/>
                  </w:rPr>
                </w:rPrChange>
              </w:rPr>
              <w:t>2. Funcionalidades clave del sistema</w:t>
            </w:r>
            <w:r w:rsidRPr="00CC56ED">
              <w:rPr>
                <w:rFonts w:ascii="Times New Roman" w:hAnsi="Times New Roman" w:cs="Times New Roman"/>
                <w:noProof/>
                <w:webHidden/>
                <w:rPrChange w:id="149" w:author="Vanessa Delgado Saltos" w:date="2026-06-04T05:40:00Z" w16du:dateUtc="2026-06-04T10:40:00Z">
                  <w:rPr>
                    <w:noProof/>
                    <w:webHidden/>
                  </w:rPr>
                </w:rPrChange>
              </w:rPr>
              <w:tab/>
            </w:r>
            <w:r w:rsidRPr="00CC56ED">
              <w:rPr>
                <w:rFonts w:ascii="Times New Roman" w:hAnsi="Times New Roman" w:cs="Times New Roman"/>
                <w:noProof/>
                <w:webHidden/>
                <w:rPrChange w:id="150"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151" w:author="Vanessa Delgado Saltos" w:date="2026-06-04T05:40:00Z" w16du:dateUtc="2026-06-04T10:40:00Z">
                  <w:rPr>
                    <w:noProof/>
                    <w:webHidden/>
                  </w:rPr>
                </w:rPrChange>
              </w:rPr>
              <w:instrText xml:space="preserve"> PAGEREF _Toc231443925 \h </w:instrText>
            </w:r>
            <w:r w:rsidRPr="00CC56ED">
              <w:rPr>
                <w:rFonts w:ascii="Times New Roman" w:hAnsi="Times New Roman" w:cs="Times New Roman"/>
                <w:noProof/>
                <w:webHidden/>
                <w:rPrChange w:id="152" w:author="Vanessa Delgado Saltos" w:date="2026-06-04T05:40:00Z" w16du:dateUtc="2026-06-04T10:40:00Z">
                  <w:rPr>
                    <w:noProof/>
                    <w:webHidden/>
                  </w:rPr>
                </w:rPrChange>
              </w:rPr>
            </w:r>
            <w:r w:rsidRPr="00CC56ED">
              <w:rPr>
                <w:rFonts w:ascii="Times New Roman" w:hAnsi="Times New Roman" w:cs="Times New Roman"/>
                <w:noProof/>
                <w:webHidden/>
                <w:rPrChange w:id="153"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154" w:author="Vanessa Delgado Saltos" w:date="2026-06-04T05:40:00Z" w16du:dateUtc="2026-06-04T10:40:00Z">
                  <w:rPr>
                    <w:noProof/>
                    <w:webHidden/>
                  </w:rPr>
                </w:rPrChange>
              </w:rPr>
              <w:t>5</w:t>
            </w:r>
            <w:r w:rsidRPr="00CC56ED">
              <w:rPr>
                <w:rFonts w:ascii="Times New Roman" w:hAnsi="Times New Roman" w:cs="Times New Roman"/>
                <w:noProof/>
                <w:webHidden/>
                <w:rPrChange w:id="155"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156" w:author="Vanessa Delgado Saltos" w:date="2026-06-04T05:40:00Z" w16du:dateUtc="2026-06-04T10:40:00Z">
                  <w:rPr>
                    <w:rStyle w:val="Hipervnculo"/>
                    <w:noProof/>
                  </w:rPr>
                </w:rPrChange>
              </w:rPr>
              <w:fldChar w:fldCharType="end"/>
            </w:r>
          </w:ins>
        </w:p>
        <w:p w14:paraId="0BE4B592" w14:textId="15390CD6" w:rsidR="00CC56ED" w:rsidRPr="00CC56ED" w:rsidRDefault="00CC56ED">
          <w:pPr>
            <w:pStyle w:val="TDC1"/>
            <w:tabs>
              <w:tab w:val="right" w:leader="dot" w:pos="8494"/>
            </w:tabs>
            <w:rPr>
              <w:ins w:id="157" w:author="Vanessa Delgado Saltos" w:date="2026-06-04T05:37:00Z" w16du:dateUtc="2026-06-04T10:37:00Z"/>
              <w:rFonts w:ascii="Times New Roman" w:eastAsiaTheme="minorEastAsia" w:hAnsi="Times New Roman" w:cs="Times New Roman"/>
              <w:noProof/>
              <w:sz w:val="24"/>
              <w:szCs w:val="24"/>
              <w:lang w:eastAsia="es-EC"/>
              <w:rPrChange w:id="158" w:author="Vanessa Delgado Saltos" w:date="2026-06-04T05:40:00Z" w16du:dateUtc="2026-06-04T10:40:00Z">
                <w:rPr>
                  <w:ins w:id="159" w:author="Vanessa Delgado Saltos" w:date="2026-06-04T05:37:00Z" w16du:dateUtc="2026-06-04T10:37:00Z"/>
                  <w:rFonts w:eastAsiaTheme="minorEastAsia"/>
                  <w:noProof/>
                  <w:sz w:val="24"/>
                  <w:szCs w:val="24"/>
                  <w:lang w:eastAsia="es-EC"/>
                </w:rPr>
              </w:rPrChange>
            </w:rPr>
          </w:pPr>
          <w:ins w:id="160" w:author="Vanessa Delgado Saltos" w:date="2026-06-04T05:37:00Z" w16du:dateUtc="2026-06-04T10:37:00Z">
            <w:r w:rsidRPr="00CC56ED">
              <w:rPr>
                <w:rStyle w:val="Hipervnculo"/>
                <w:rFonts w:ascii="Times New Roman" w:hAnsi="Times New Roman" w:cs="Times New Roman"/>
                <w:noProof/>
                <w:rPrChange w:id="161"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162"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163" w:author="Vanessa Delgado Saltos" w:date="2026-06-04T05:40:00Z" w16du:dateUtc="2026-06-04T10:40:00Z">
                  <w:rPr>
                    <w:noProof/>
                  </w:rPr>
                </w:rPrChange>
              </w:rPr>
              <w:instrText>HYPERLINK \l "_Toc231443926"</w:instrText>
            </w:r>
            <w:r w:rsidRPr="00CC56ED">
              <w:rPr>
                <w:rStyle w:val="Hipervnculo"/>
                <w:rFonts w:ascii="Times New Roman" w:hAnsi="Times New Roman" w:cs="Times New Roman"/>
                <w:noProof/>
                <w:rPrChange w:id="164"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165"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166"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167" w:author="Vanessa Delgado Saltos" w:date="2026-06-04T05:40:00Z" w16du:dateUtc="2026-06-04T10:40:00Z">
                  <w:rPr>
                    <w:rStyle w:val="Hipervnculo"/>
                    <w:noProof/>
                  </w:rPr>
                </w:rPrChange>
              </w:rPr>
              <w:t>2.1 Gestión de clientes</w:t>
            </w:r>
            <w:r w:rsidRPr="00CC56ED">
              <w:rPr>
                <w:rFonts w:ascii="Times New Roman" w:hAnsi="Times New Roman" w:cs="Times New Roman"/>
                <w:noProof/>
                <w:webHidden/>
                <w:rPrChange w:id="168" w:author="Vanessa Delgado Saltos" w:date="2026-06-04T05:40:00Z" w16du:dateUtc="2026-06-04T10:40:00Z">
                  <w:rPr>
                    <w:noProof/>
                    <w:webHidden/>
                  </w:rPr>
                </w:rPrChange>
              </w:rPr>
              <w:tab/>
            </w:r>
            <w:r w:rsidRPr="00CC56ED">
              <w:rPr>
                <w:rFonts w:ascii="Times New Roman" w:hAnsi="Times New Roman" w:cs="Times New Roman"/>
                <w:noProof/>
                <w:webHidden/>
                <w:rPrChange w:id="169"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170" w:author="Vanessa Delgado Saltos" w:date="2026-06-04T05:40:00Z" w16du:dateUtc="2026-06-04T10:40:00Z">
                  <w:rPr>
                    <w:noProof/>
                    <w:webHidden/>
                  </w:rPr>
                </w:rPrChange>
              </w:rPr>
              <w:instrText xml:space="preserve"> PAGEREF _Toc231443926 \h </w:instrText>
            </w:r>
            <w:r w:rsidRPr="00CC56ED">
              <w:rPr>
                <w:rFonts w:ascii="Times New Roman" w:hAnsi="Times New Roman" w:cs="Times New Roman"/>
                <w:noProof/>
                <w:webHidden/>
                <w:rPrChange w:id="171" w:author="Vanessa Delgado Saltos" w:date="2026-06-04T05:40:00Z" w16du:dateUtc="2026-06-04T10:40:00Z">
                  <w:rPr>
                    <w:noProof/>
                    <w:webHidden/>
                  </w:rPr>
                </w:rPrChange>
              </w:rPr>
            </w:r>
            <w:r w:rsidRPr="00CC56ED">
              <w:rPr>
                <w:rFonts w:ascii="Times New Roman" w:hAnsi="Times New Roman" w:cs="Times New Roman"/>
                <w:noProof/>
                <w:webHidden/>
                <w:rPrChange w:id="172"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173" w:author="Vanessa Delgado Saltos" w:date="2026-06-04T05:40:00Z" w16du:dateUtc="2026-06-04T10:40:00Z">
                  <w:rPr>
                    <w:noProof/>
                    <w:webHidden/>
                  </w:rPr>
                </w:rPrChange>
              </w:rPr>
              <w:t>5</w:t>
            </w:r>
            <w:r w:rsidRPr="00CC56ED">
              <w:rPr>
                <w:rFonts w:ascii="Times New Roman" w:hAnsi="Times New Roman" w:cs="Times New Roman"/>
                <w:noProof/>
                <w:webHidden/>
                <w:rPrChange w:id="174"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175" w:author="Vanessa Delgado Saltos" w:date="2026-06-04T05:40:00Z" w16du:dateUtc="2026-06-04T10:40:00Z">
                  <w:rPr>
                    <w:rStyle w:val="Hipervnculo"/>
                    <w:noProof/>
                  </w:rPr>
                </w:rPrChange>
              </w:rPr>
              <w:fldChar w:fldCharType="end"/>
            </w:r>
          </w:ins>
        </w:p>
        <w:p w14:paraId="60164D1F" w14:textId="5A34BEEA" w:rsidR="00CC56ED" w:rsidRPr="00CC56ED" w:rsidRDefault="00CC56ED">
          <w:pPr>
            <w:pStyle w:val="TDC1"/>
            <w:tabs>
              <w:tab w:val="right" w:leader="dot" w:pos="8494"/>
            </w:tabs>
            <w:rPr>
              <w:ins w:id="176" w:author="Vanessa Delgado Saltos" w:date="2026-06-04T05:37:00Z" w16du:dateUtc="2026-06-04T10:37:00Z"/>
              <w:rFonts w:ascii="Times New Roman" w:eastAsiaTheme="minorEastAsia" w:hAnsi="Times New Roman" w:cs="Times New Roman"/>
              <w:noProof/>
              <w:sz w:val="24"/>
              <w:szCs w:val="24"/>
              <w:lang w:eastAsia="es-EC"/>
              <w:rPrChange w:id="177" w:author="Vanessa Delgado Saltos" w:date="2026-06-04T05:40:00Z" w16du:dateUtc="2026-06-04T10:40:00Z">
                <w:rPr>
                  <w:ins w:id="178" w:author="Vanessa Delgado Saltos" w:date="2026-06-04T05:37:00Z" w16du:dateUtc="2026-06-04T10:37:00Z"/>
                  <w:rFonts w:eastAsiaTheme="minorEastAsia"/>
                  <w:noProof/>
                  <w:sz w:val="24"/>
                  <w:szCs w:val="24"/>
                  <w:lang w:eastAsia="es-EC"/>
                </w:rPr>
              </w:rPrChange>
            </w:rPr>
          </w:pPr>
          <w:ins w:id="179" w:author="Vanessa Delgado Saltos" w:date="2026-06-04T05:37:00Z" w16du:dateUtc="2026-06-04T10:37:00Z">
            <w:r w:rsidRPr="00CC56ED">
              <w:rPr>
                <w:rStyle w:val="Hipervnculo"/>
                <w:rFonts w:ascii="Times New Roman" w:hAnsi="Times New Roman" w:cs="Times New Roman"/>
                <w:noProof/>
                <w:rPrChange w:id="180"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181"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182" w:author="Vanessa Delgado Saltos" w:date="2026-06-04T05:40:00Z" w16du:dateUtc="2026-06-04T10:40:00Z">
                  <w:rPr>
                    <w:noProof/>
                  </w:rPr>
                </w:rPrChange>
              </w:rPr>
              <w:instrText>HYPERLINK \l "_Toc231443927"</w:instrText>
            </w:r>
            <w:r w:rsidRPr="00CC56ED">
              <w:rPr>
                <w:rStyle w:val="Hipervnculo"/>
                <w:rFonts w:ascii="Times New Roman" w:hAnsi="Times New Roman" w:cs="Times New Roman"/>
                <w:noProof/>
                <w:rPrChange w:id="183"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184"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185"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186" w:author="Vanessa Delgado Saltos" w:date="2026-06-04T05:40:00Z" w16du:dateUtc="2026-06-04T10:40:00Z">
                  <w:rPr>
                    <w:rStyle w:val="Hipervnculo"/>
                    <w:noProof/>
                  </w:rPr>
                </w:rPrChange>
              </w:rPr>
              <w:t>2.2 Gestión de órdenes de servicio</w:t>
            </w:r>
            <w:r w:rsidRPr="00CC56ED">
              <w:rPr>
                <w:rFonts w:ascii="Times New Roman" w:hAnsi="Times New Roman" w:cs="Times New Roman"/>
                <w:noProof/>
                <w:webHidden/>
                <w:rPrChange w:id="187" w:author="Vanessa Delgado Saltos" w:date="2026-06-04T05:40:00Z" w16du:dateUtc="2026-06-04T10:40:00Z">
                  <w:rPr>
                    <w:noProof/>
                    <w:webHidden/>
                  </w:rPr>
                </w:rPrChange>
              </w:rPr>
              <w:tab/>
            </w:r>
            <w:r w:rsidRPr="00CC56ED">
              <w:rPr>
                <w:rFonts w:ascii="Times New Roman" w:hAnsi="Times New Roman" w:cs="Times New Roman"/>
                <w:noProof/>
                <w:webHidden/>
                <w:rPrChange w:id="188"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189" w:author="Vanessa Delgado Saltos" w:date="2026-06-04T05:40:00Z" w16du:dateUtc="2026-06-04T10:40:00Z">
                  <w:rPr>
                    <w:noProof/>
                    <w:webHidden/>
                  </w:rPr>
                </w:rPrChange>
              </w:rPr>
              <w:instrText xml:space="preserve"> PAGEREF _Toc231443927 \h </w:instrText>
            </w:r>
            <w:r w:rsidRPr="00CC56ED">
              <w:rPr>
                <w:rFonts w:ascii="Times New Roman" w:hAnsi="Times New Roman" w:cs="Times New Roman"/>
                <w:noProof/>
                <w:webHidden/>
                <w:rPrChange w:id="190" w:author="Vanessa Delgado Saltos" w:date="2026-06-04T05:40:00Z" w16du:dateUtc="2026-06-04T10:40:00Z">
                  <w:rPr>
                    <w:noProof/>
                    <w:webHidden/>
                  </w:rPr>
                </w:rPrChange>
              </w:rPr>
            </w:r>
            <w:r w:rsidRPr="00CC56ED">
              <w:rPr>
                <w:rFonts w:ascii="Times New Roman" w:hAnsi="Times New Roman" w:cs="Times New Roman"/>
                <w:noProof/>
                <w:webHidden/>
                <w:rPrChange w:id="191"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192" w:author="Vanessa Delgado Saltos" w:date="2026-06-04T05:40:00Z" w16du:dateUtc="2026-06-04T10:40:00Z">
                  <w:rPr>
                    <w:noProof/>
                    <w:webHidden/>
                  </w:rPr>
                </w:rPrChange>
              </w:rPr>
              <w:t>6</w:t>
            </w:r>
            <w:r w:rsidRPr="00CC56ED">
              <w:rPr>
                <w:rFonts w:ascii="Times New Roman" w:hAnsi="Times New Roman" w:cs="Times New Roman"/>
                <w:noProof/>
                <w:webHidden/>
                <w:rPrChange w:id="193"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194" w:author="Vanessa Delgado Saltos" w:date="2026-06-04T05:40:00Z" w16du:dateUtc="2026-06-04T10:40:00Z">
                  <w:rPr>
                    <w:rStyle w:val="Hipervnculo"/>
                    <w:noProof/>
                  </w:rPr>
                </w:rPrChange>
              </w:rPr>
              <w:fldChar w:fldCharType="end"/>
            </w:r>
          </w:ins>
        </w:p>
        <w:p w14:paraId="5299891C" w14:textId="1D42CF0B" w:rsidR="00CC56ED" w:rsidRPr="00CC56ED" w:rsidRDefault="00CC56ED">
          <w:pPr>
            <w:pStyle w:val="TDC1"/>
            <w:tabs>
              <w:tab w:val="right" w:leader="dot" w:pos="8494"/>
            </w:tabs>
            <w:rPr>
              <w:ins w:id="195" w:author="Vanessa Delgado Saltos" w:date="2026-06-04T05:37:00Z" w16du:dateUtc="2026-06-04T10:37:00Z"/>
              <w:rFonts w:ascii="Times New Roman" w:eastAsiaTheme="minorEastAsia" w:hAnsi="Times New Roman" w:cs="Times New Roman"/>
              <w:noProof/>
              <w:sz w:val="24"/>
              <w:szCs w:val="24"/>
              <w:lang w:eastAsia="es-EC"/>
              <w:rPrChange w:id="196" w:author="Vanessa Delgado Saltos" w:date="2026-06-04T05:40:00Z" w16du:dateUtc="2026-06-04T10:40:00Z">
                <w:rPr>
                  <w:ins w:id="197" w:author="Vanessa Delgado Saltos" w:date="2026-06-04T05:37:00Z" w16du:dateUtc="2026-06-04T10:37:00Z"/>
                  <w:rFonts w:eastAsiaTheme="minorEastAsia"/>
                  <w:noProof/>
                  <w:sz w:val="24"/>
                  <w:szCs w:val="24"/>
                  <w:lang w:eastAsia="es-EC"/>
                </w:rPr>
              </w:rPrChange>
            </w:rPr>
          </w:pPr>
          <w:ins w:id="198" w:author="Vanessa Delgado Saltos" w:date="2026-06-04T05:37:00Z" w16du:dateUtc="2026-06-04T10:37:00Z">
            <w:r w:rsidRPr="00CC56ED">
              <w:rPr>
                <w:rStyle w:val="Hipervnculo"/>
                <w:rFonts w:ascii="Times New Roman" w:hAnsi="Times New Roman" w:cs="Times New Roman"/>
                <w:noProof/>
                <w:rPrChange w:id="199"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200"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201" w:author="Vanessa Delgado Saltos" w:date="2026-06-04T05:40:00Z" w16du:dateUtc="2026-06-04T10:40:00Z">
                  <w:rPr>
                    <w:noProof/>
                  </w:rPr>
                </w:rPrChange>
              </w:rPr>
              <w:instrText>HYPERLINK \l "_Toc231443928"</w:instrText>
            </w:r>
            <w:r w:rsidRPr="00CC56ED">
              <w:rPr>
                <w:rStyle w:val="Hipervnculo"/>
                <w:rFonts w:ascii="Times New Roman" w:hAnsi="Times New Roman" w:cs="Times New Roman"/>
                <w:noProof/>
                <w:rPrChange w:id="202"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203"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204"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205" w:author="Vanessa Delgado Saltos" w:date="2026-06-04T05:40:00Z" w16du:dateUtc="2026-06-04T10:40:00Z">
                  <w:rPr>
                    <w:rStyle w:val="Hipervnculo"/>
                    <w:noProof/>
                  </w:rPr>
                </w:rPrChange>
              </w:rPr>
              <w:t>2.3 Gestión de recepción y clasificación de prendas</w:t>
            </w:r>
            <w:r w:rsidRPr="00CC56ED">
              <w:rPr>
                <w:rFonts w:ascii="Times New Roman" w:hAnsi="Times New Roman" w:cs="Times New Roman"/>
                <w:noProof/>
                <w:webHidden/>
                <w:rPrChange w:id="206" w:author="Vanessa Delgado Saltos" w:date="2026-06-04T05:40:00Z" w16du:dateUtc="2026-06-04T10:40:00Z">
                  <w:rPr>
                    <w:noProof/>
                    <w:webHidden/>
                  </w:rPr>
                </w:rPrChange>
              </w:rPr>
              <w:tab/>
            </w:r>
            <w:r w:rsidRPr="00CC56ED">
              <w:rPr>
                <w:rFonts w:ascii="Times New Roman" w:hAnsi="Times New Roman" w:cs="Times New Roman"/>
                <w:noProof/>
                <w:webHidden/>
                <w:rPrChange w:id="207"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208" w:author="Vanessa Delgado Saltos" w:date="2026-06-04T05:40:00Z" w16du:dateUtc="2026-06-04T10:40:00Z">
                  <w:rPr>
                    <w:noProof/>
                    <w:webHidden/>
                  </w:rPr>
                </w:rPrChange>
              </w:rPr>
              <w:instrText xml:space="preserve"> PAGEREF _Toc231443928 \h </w:instrText>
            </w:r>
            <w:r w:rsidRPr="00CC56ED">
              <w:rPr>
                <w:rFonts w:ascii="Times New Roman" w:hAnsi="Times New Roman" w:cs="Times New Roman"/>
                <w:noProof/>
                <w:webHidden/>
                <w:rPrChange w:id="209" w:author="Vanessa Delgado Saltos" w:date="2026-06-04T05:40:00Z" w16du:dateUtc="2026-06-04T10:40:00Z">
                  <w:rPr>
                    <w:noProof/>
                    <w:webHidden/>
                  </w:rPr>
                </w:rPrChange>
              </w:rPr>
            </w:r>
            <w:r w:rsidRPr="00CC56ED">
              <w:rPr>
                <w:rFonts w:ascii="Times New Roman" w:hAnsi="Times New Roman" w:cs="Times New Roman"/>
                <w:noProof/>
                <w:webHidden/>
                <w:rPrChange w:id="210"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211" w:author="Vanessa Delgado Saltos" w:date="2026-06-04T05:40:00Z" w16du:dateUtc="2026-06-04T10:40:00Z">
                  <w:rPr>
                    <w:noProof/>
                    <w:webHidden/>
                  </w:rPr>
                </w:rPrChange>
              </w:rPr>
              <w:t>6</w:t>
            </w:r>
            <w:r w:rsidRPr="00CC56ED">
              <w:rPr>
                <w:rFonts w:ascii="Times New Roman" w:hAnsi="Times New Roman" w:cs="Times New Roman"/>
                <w:noProof/>
                <w:webHidden/>
                <w:rPrChange w:id="212"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213" w:author="Vanessa Delgado Saltos" w:date="2026-06-04T05:40:00Z" w16du:dateUtc="2026-06-04T10:40:00Z">
                  <w:rPr>
                    <w:rStyle w:val="Hipervnculo"/>
                    <w:noProof/>
                  </w:rPr>
                </w:rPrChange>
              </w:rPr>
              <w:fldChar w:fldCharType="end"/>
            </w:r>
          </w:ins>
        </w:p>
        <w:p w14:paraId="672DD1C2" w14:textId="4E45CA75" w:rsidR="00CC56ED" w:rsidRPr="00CC56ED" w:rsidRDefault="00CC56ED">
          <w:pPr>
            <w:pStyle w:val="TDC1"/>
            <w:tabs>
              <w:tab w:val="right" w:leader="dot" w:pos="8494"/>
            </w:tabs>
            <w:rPr>
              <w:ins w:id="214" w:author="Vanessa Delgado Saltos" w:date="2026-06-04T05:37:00Z" w16du:dateUtc="2026-06-04T10:37:00Z"/>
              <w:rFonts w:ascii="Times New Roman" w:eastAsiaTheme="minorEastAsia" w:hAnsi="Times New Roman" w:cs="Times New Roman"/>
              <w:noProof/>
              <w:sz w:val="24"/>
              <w:szCs w:val="24"/>
              <w:lang w:eastAsia="es-EC"/>
              <w:rPrChange w:id="215" w:author="Vanessa Delgado Saltos" w:date="2026-06-04T05:40:00Z" w16du:dateUtc="2026-06-04T10:40:00Z">
                <w:rPr>
                  <w:ins w:id="216" w:author="Vanessa Delgado Saltos" w:date="2026-06-04T05:37:00Z" w16du:dateUtc="2026-06-04T10:37:00Z"/>
                  <w:rFonts w:eastAsiaTheme="minorEastAsia"/>
                  <w:noProof/>
                  <w:sz w:val="24"/>
                  <w:szCs w:val="24"/>
                  <w:lang w:eastAsia="es-EC"/>
                </w:rPr>
              </w:rPrChange>
            </w:rPr>
          </w:pPr>
          <w:ins w:id="217" w:author="Vanessa Delgado Saltos" w:date="2026-06-04T05:37:00Z" w16du:dateUtc="2026-06-04T10:37:00Z">
            <w:r w:rsidRPr="00CC56ED">
              <w:rPr>
                <w:rStyle w:val="Hipervnculo"/>
                <w:rFonts w:ascii="Times New Roman" w:hAnsi="Times New Roman" w:cs="Times New Roman"/>
                <w:noProof/>
                <w:rPrChange w:id="218"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219"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220" w:author="Vanessa Delgado Saltos" w:date="2026-06-04T05:40:00Z" w16du:dateUtc="2026-06-04T10:40:00Z">
                  <w:rPr>
                    <w:noProof/>
                  </w:rPr>
                </w:rPrChange>
              </w:rPr>
              <w:instrText>HYPERLINK \l "_Toc231443929"</w:instrText>
            </w:r>
            <w:r w:rsidRPr="00CC56ED">
              <w:rPr>
                <w:rStyle w:val="Hipervnculo"/>
                <w:rFonts w:ascii="Times New Roman" w:hAnsi="Times New Roman" w:cs="Times New Roman"/>
                <w:noProof/>
                <w:rPrChange w:id="221"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222"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223"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224" w:author="Vanessa Delgado Saltos" w:date="2026-06-04T05:40:00Z" w16du:dateUtc="2026-06-04T10:40:00Z">
                  <w:rPr>
                    <w:rStyle w:val="Hipervnculo"/>
                    <w:noProof/>
                  </w:rPr>
                </w:rPrChange>
              </w:rPr>
              <w:t>2.4 Gestión de servicios y tarifas</w:t>
            </w:r>
            <w:r w:rsidRPr="00CC56ED">
              <w:rPr>
                <w:rFonts w:ascii="Times New Roman" w:hAnsi="Times New Roman" w:cs="Times New Roman"/>
                <w:noProof/>
                <w:webHidden/>
                <w:rPrChange w:id="225" w:author="Vanessa Delgado Saltos" w:date="2026-06-04T05:40:00Z" w16du:dateUtc="2026-06-04T10:40:00Z">
                  <w:rPr>
                    <w:noProof/>
                    <w:webHidden/>
                  </w:rPr>
                </w:rPrChange>
              </w:rPr>
              <w:tab/>
            </w:r>
            <w:r w:rsidRPr="00CC56ED">
              <w:rPr>
                <w:rFonts w:ascii="Times New Roman" w:hAnsi="Times New Roman" w:cs="Times New Roman"/>
                <w:noProof/>
                <w:webHidden/>
                <w:rPrChange w:id="226"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227" w:author="Vanessa Delgado Saltos" w:date="2026-06-04T05:40:00Z" w16du:dateUtc="2026-06-04T10:40:00Z">
                  <w:rPr>
                    <w:noProof/>
                    <w:webHidden/>
                  </w:rPr>
                </w:rPrChange>
              </w:rPr>
              <w:instrText xml:space="preserve"> PAGEREF _Toc231443929 \h </w:instrText>
            </w:r>
            <w:r w:rsidRPr="00CC56ED">
              <w:rPr>
                <w:rFonts w:ascii="Times New Roman" w:hAnsi="Times New Roman" w:cs="Times New Roman"/>
                <w:noProof/>
                <w:webHidden/>
                <w:rPrChange w:id="228" w:author="Vanessa Delgado Saltos" w:date="2026-06-04T05:40:00Z" w16du:dateUtc="2026-06-04T10:40:00Z">
                  <w:rPr>
                    <w:noProof/>
                    <w:webHidden/>
                  </w:rPr>
                </w:rPrChange>
              </w:rPr>
            </w:r>
            <w:r w:rsidRPr="00CC56ED">
              <w:rPr>
                <w:rFonts w:ascii="Times New Roman" w:hAnsi="Times New Roman" w:cs="Times New Roman"/>
                <w:noProof/>
                <w:webHidden/>
                <w:rPrChange w:id="229"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230" w:author="Vanessa Delgado Saltos" w:date="2026-06-04T05:40:00Z" w16du:dateUtc="2026-06-04T10:40:00Z">
                  <w:rPr>
                    <w:noProof/>
                    <w:webHidden/>
                  </w:rPr>
                </w:rPrChange>
              </w:rPr>
              <w:t>6</w:t>
            </w:r>
            <w:r w:rsidRPr="00CC56ED">
              <w:rPr>
                <w:rFonts w:ascii="Times New Roman" w:hAnsi="Times New Roman" w:cs="Times New Roman"/>
                <w:noProof/>
                <w:webHidden/>
                <w:rPrChange w:id="231"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232" w:author="Vanessa Delgado Saltos" w:date="2026-06-04T05:40:00Z" w16du:dateUtc="2026-06-04T10:40:00Z">
                  <w:rPr>
                    <w:rStyle w:val="Hipervnculo"/>
                    <w:noProof/>
                  </w:rPr>
                </w:rPrChange>
              </w:rPr>
              <w:fldChar w:fldCharType="end"/>
            </w:r>
          </w:ins>
        </w:p>
        <w:p w14:paraId="63D4F077" w14:textId="26D70A13" w:rsidR="00CC56ED" w:rsidRPr="00CC56ED" w:rsidRDefault="00CC56ED">
          <w:pPr>
            <w:pStyle w:val="TDC1"/>
            <w:tabs>
              <w:tab w:val="right" w:leader="dot" w:pos="8494"/>
            </w:tabs>
            <w:rPr>
              <w:ins w:id="233" w:author="Vanessa Delgado Saltos" w:date="2026-06-04T05:37:00Z" w16du:dateUtc="2026-06-04T10:37:00Z"/>
              <w:rFonts w:ascii="Times New Roman" w:eastAsiaTheme="minorEastAsia" w:hAnsi="Times New Roman" w:cs="Times New Roman"/>
              <w:noProof/>
              <w:sz w:val="24"/>
              <w:szCs w:val="24"/>
              <w:lang w:eastAsia="es-EC"/>
              <w:rPrChange w:id="234" w:author="Vanessa Delgado Saltos" w:date="2026-06-04T05:40:00Z" w16du:dateUtc="2026-06-04T10:40:00Z">
                <w:rPr>
                  <w:ins w:id="235" w:author="Vanessa Delgado Saltos" w:date="2026-06-04T05:37:00Z" w16du:dateUtc="2026-06-04T10:37:00Z"/>
                  <w:rFonts w:eastAsiaTheme="minorEastAsia"/>
                  <w:noProof/>
                  <w:sz w:val="24"/>
                  <w:szCs w:val="24"/>
                  <w:lang w:eastAsia="es-EC"/>
                </w:rPr>
              </w:rPrChange>
            </w:rPr>
          </w:pPr>
          <w:ins w:id="236" w:author="Vanessa Delgado Saltos" w:date="2026-06-04T05:37:00Z" w16du:dateUtc="2026-06-04T10:37:00Z">
            <w:r w:rsidRPr="00CC56ED">
              <w:rPr>
                <w:rStyle w:val="Hipervnculo"/>
                <w:rFonts w:ascii="Times New Roman" w:hAnsi="Times New Roman" w:cs="Times New Roman"/>
                <w:noProof/>
                <w:rPrChange w:id="237"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238"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239" w:author="Vanessa Delgado Saltos" w:date="2026-06-04T05:40:00Z" w16du:dateUtc="2026-06-04T10:40:00Z">
                  <w:rPr>
                    <w:noProof/>
                  </w:rPr>
                </w:rPrChange>
              </w:rPr>
              <w:instrText>HYPERLINK \l "_Toc231443930"</w:instrText>
            </w:r>
            <w:r w:rsidRPr="00CC56ED">
              <w:rPr>
                <w:rStyle w:val="Hipervnculo"/>
                <w:rFonts w:ascii="Times New Roman" w:hAnsi="Times New Roman" w:cs="Times New Roman"/>
                <w:noProof/>
                <w:rPrChange w:id="240"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241"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242"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243" w:author="Vanessa Delgado Saltos" w:date="2026-06-04T05:40:00Z" w16du:dateUtc="2026-06-04T10:40:00Z">
                  <w:rPr>
                    <w:rStyle w:val="Hipervnculo"/>
                    <w:noProof/>
                  </w:rPr>
                </w:rPrChange>
              </w:rPr>
              <w:t>2.5 Control del proceso de lavado</w:t>
            </w:r>
            <w:r w:rsidRPr="00CC56ED">
              <w:rPr>
                <w:rFonts w:ascii="Times New Roman" w:hAnsi="Times New Roman" w:cs="Times New Roman"/>
                <w:noProof/>
                <w:webHidden/>
                <w:rPrChange w:id="244" w:author="Vanessa Delgado Saltos" w:date="2026-06-04T05:40:00Z" w16du:dateUtc="2026-06-04T10:40:00Z">
                  <w:rPr>
                    <w:noProof/>
                    <w:webHidden/>
                  </w:rPr>
                </w:rPrChange>
              </w:rPr>
              <w:tab/>
            </w:r>
            <w:r w:rsidRPr="00CC56ED">
              <w:rPr>
                <w:rFonts w:ascii="Times New Roman" w:hAnsi="Times New Roman" w:cs="Times New Roman"/>
                <w:noProof/>
                <w:webHidden/>
                <w:rPrChange w:id="245"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246" w:author="Vanessa Delgado Saltos" w:date="2026-06-04T05:40:00Z" w16du:dateUtc="2026-06-04T10:40:00Z">
                  <w:rPr>
                    <w:noProof/>
                    <w:webHidden/>
                  </w:rPr>
                </w:rPrChange>
              </w:rPr>
              <w:instrText xml:space="preserve"> PAGEREF _Toc231443930 \h </w:instrText>
            </w:r>
            <w:r w:rsidRPr="00CC56ED">
              <w:rPr>
                <w:rFonts w:ascii="Times New Roman" w:hAnsi="Times New Roman" w:cs="Times New Roman"/>
                <w:noProof/>
                <w:webHidden/>
                <w:rPrChange w:id="247" w:author="Vanessa Delgado Saltos" w:date="2026-06-04T05:40:00Z" w16du:dateUtc="2026-06-04T10:40:00Z">
                  <w:rPr>
                    <w:noProof/>
                    <w:webHidden/>
                  </w:rPr>
                </w:rPrChange>
              </w:rPr>
            </w:r>
            <w:r w:rsidRPr="00CC56ED">
              <w:rPr>
                <w:rFonts w:ascii="Times New Roman" w:hAnsi="Times New Roman" w:cs="Times New Roman"/>
                <w:noProof/>
                <w:webHidden/>
                <w:rPrChange w:id="248"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249" w:author="Vanessa Delgado Saltos" w:date="2026-06-04T05:40:00Z" w16du:dateUtc="2026-06-04T10:40:00Z">
                  <w:rPr>
                    <w:noProof/>
                    <w:webHidden/>
                  </w:rPr>
                </w:rPrChange>
              </w:rPr>
              <w:t>6</w:t>
            </w:r>
            <w:r w:rsidRPr="00CC56ED">
              <w:rPr>
                <w:rFonts w:ascii="Times New Roman" w:hAnsi="Times New Roman" w:cs="Times New Roman"/>
                <w:noProof/>
                <w:webHidden/>
                <w:rPrChange w:id="250"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251" w:author="Vanessa Delgado Saltos" w:date="2026-06-04T05:40:00Z" w16du:dateUtc="2026-06-04T10:40:00Z">
                  <w:rPr>
                    <w:rStyle w:val="Hipervnculo"/>
                    <w:noProof/>
                  </w:rPr>
                </w:rPrChange>
              </w:rPr>
              <w:fldChar w:fldCharType="end"/>
            </w:r>
          </w:ins>
        </w:p>
        <w:p w14:paraId="7B1A0222" w14:textId="7B485147" w:rsidR="00CC56ED" w:rsidRPr="00CC56ED" w:rsidRDefault="00CC56ED">
          <w:pPr>
            <w:pStyle w:val="TDC1"/>
            <w:tabs>
              <w:tab w:val="right" w:leader="dot" w:pos="8494"/>
            </w:tabs>
            <w:rPr>
              <w:ins w:id="252" w:author="Vanessa Delgado Saltos" w:date="2026-06-04T05:37:00Z" w16du:dateUtc="2026-06-04T10:37:00Z"/>
              <w:rFonts w:ascii="Times New Roman" w:eastAsiaTheme="minorEastAsia" w:hAnsi="Times New Roman" w:cs="Times New Roman"/>
              <w:noProof/>
              <w:sz w:val="24"/>
              <w:szCs w:val="24"/>
              <w:lang w:eastAsia="es-EC"/>
              <w:rPrChange w:id="253" w:author="Vanessa Delgado Saltos" w:date="2026-06-04T05:40:00Z" w16du:dateUtc="2026-06-04T10:40:00Z">
                <w:rPr>
                  <w:ins w:id="254" w:author="Vanessa Delgado Saltos" w:date="2026-06-04T05:37:00Z" w16du:dateUtc="2026-06-04T10:37:00Z"/>
                  <w:rFonts w:eastAsiaTheme="minorEastAsia"/>
                  <w:noProof/>
                  <w:sz w:val="24"/>
                  <w:szCs w:val="24"/>
                  <w:lang w:eastAsia="es-EC"/>
                </w:rPr>
              </w:rPrChange>
            </w:rPr>
          </w:pPr>
          <w:ins w:id="255" w:author="Vanessa Delgado Saltos" w:date="2026-06-04T05:37:00Z" w16du:dateUtc="2026-06-04T10:37:00Z">
            <w:r w:rsidRPr="00CC56ED">
              <w:rPr>
                <w:rStyle w:val="Hipervnculo"/>
                <w:rFonts w:ascii="Times New Roman" w:hAnsi="Times New Roman" w:cs="Times New Roman"/>
                <w:noProof/>
                <w:rPrChange w:id="256"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257"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258" w:author="Vanessa Delgado Saltos" w:date="2026-06-04T05:40:00Z" w16du:dateUtc="2026-06-04T10:40:00Z">
                  <w:rPr>
                    <w:noProof/>
                  </w:rPr>
                </w:rPrChange>
              </w:rPr>
              <w:instrText>HYPERLINK \l "_Toc231443931"</w:instrText>
            </w:r>
            <w:r w:rsidRPr="00CC56ED">
              <w:rPr>
                <w:rStyle w:val="Hipervnculo"/>
                <w:rFonts w:ascii="Times New Roman" w:hAnsi="Times New Roman" w:cs="Times New Roman"/>
                <w:noProof/>
                <w:rPrChange w:id="259"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260"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261"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262" w:author="Vanessa Delgado Saltos" w:date="2026-06-04T05:40:00Z" w16du:dateUtc="2026-06-04T10:40:00Z">
                  <w:rPr>
                    <w:rStyle w:val="Hipervnculo"/>
                    <w:noProof/>
                  </w:rPr>
                </w:rPrChange>
              </w:rPr>
              <w:t>2.6 Gestión de pagos</w:t>
            </w:r>
            <w:r w:rsidRPr="00CC56ED">
              <w:rPr>
                <w:rFonts w:ascii="Times New Roman" w:hAnsi="Times New Roman" w:cs="Times New Roman"/>
                <w:noProof/>
                <w:webHidden/>
                <w:rPrChange w:id="263" w:author="Vanessa Delgado Saltos" w:date="2026-06-04T05:40:00Z" w16du:dateUtc="2026-06-04T10:40:00Z">
                  <w:rPr>
                    <w:noProof/>
                    <w:webHidden/>
                  </w:rPr>
                </w:rPrChange>
              </w:rPr>
              <w:tab/>
            </w:r>
            <w:r w:rsidRPr="00CC56ED">
              <w:rPr>
                <w:rFonts w:ascii="Times New Roman" w:hAnsi="Times New Roman" w:cs="Times New Roman"/>
                <w:noProof/>
                <w:webHidden/>
                <w:rPrChange w:id="264"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265" w:author="Vanessa Delgado Saltos" w:date="2026-06-04T05:40:00Z" w16du:dateUtc="2026-06-04T10:40:00Z">
                  <w:rPr>
                    <w:noProof/>
                    <w:webHidden/>
                  </w:rPr>
                </w:rPrChange>
              </w:rPr>
              <w:instrText xml:space="preserve"> PAGEREF _Toc231443931 \h </w:instrText>
            </w:r>
            <w:r w:rsidRPr="00CC56ED">
              <w:rPr>
                <w:rFonts w:ascii="Times New Roman" w:hAnsi="Times New Roman" w:cs="Times New Roman"/>
                <w:noProof/>
                <w:webHidden/>
                <w:rPrChange w:id="266" w:author="Vanessa Delgado Saltos" w:date="2026-06-04T05:40:00Z" w16du:dateUtc="2026-06-04T10:40:00Z">
                  <w:rPr>
                    <w:noProof/>
                    <w:webHidden/>
                  </w:rPr>
                </w:rPrChange>
              </w:rPr>
            </w:r>
            <w:r w:rsidRPr="00CC56ED">
              <w:rPr>
                <w:rFonts w:ascii="Times New Roman" w:hAnsi="Times New Roman" w:cs="Times New Roman"/>
                <w:noProof/>
                <w:webHidden/>
                <w:rPrChange w:id="267"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268" w:author="Vanessa Delgado Saltos" w:date="2026-06-04T05:40:00Z" w16du:dateUtc="2026-06-04T10:40:00Z">
                  <w:rPr>
                    <w:noProof/>
                    <w:webHidden/>
                  </w:rPr>
                </w:rPrChange>
              </w:rPr>
              <w:t>6</w:t>
            </w:r>
            <w:r w:rsidRPr="00CC56ED">
              <w:rPr>
                <w:rFonts w:ascii="Times New Roman" w:hAnsi="Times New Roman" w:cs="Times New Roman"/>
                <w:noProof/>
                <w:webHidden/>
                <w:rPrChange w:id="269"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270" w:author="Vanessa Delgado Saltos" w:date="2026-06-04T05:40:00Z" w16du:dateUtc="2026-06-04T10:40:00Z">
                  <w:rPr>
                    <w:rStyle w:val="Hipervnculo"/>
                    <w:noProof/>
                  </w:rPr>
                </w:rPrChange>
              </w:rPr>
              <w:fldChar w:fldCharType="end"/>
            </w:r>
          </w:ins>
        </w:p>
        <w:p w14:paraId="2FD0CAB0" w14:textId="14590F55" w:rsidR="00CC56ED" w:rsidRPr="00CC56ED" w:rsidRDefault="00CC56ED">
          <w:pPr>
            <w:pStyle w:val="TDC1"/>
            <w:tabs>
              <w:tab w:val="right" w:leader="dot" w:pos="8494"/>
            </w:tabs>
            <w:rPr>
              <w:ins w:id="271" w:author="Vanessa Delgado Saltos" w:date="2026-06-04T05:37:00Z" w16du:dateUtc="2026-06-04T10:37:00Z"/>
              <w:rFonts w:ascii="Times New Roman" w:eastAsiaTheme="minorEastAsia" w:hAnsi="Times New Roman" w:cs="Times New Roman"/>
              <w:noProof/>
              <w:sz w:val="24"/>
              <w:szCs w:val="24"/>
              <w:lang w:eastAsia="es-EC"/>
              <w:rPrChange w:id="272" w:author="Vanessa Delgado Saltos" w:date="2026-06-04T05:40:00Z" w16du:dateUtc="2026-06-04T10:40:00Z">
                <w:rPr>
                  <w:ins w:id="273" w:author="Vanessa Delgado Saltos" w:date="2026-06-04T05:37:00Z" w16du:dateUtc="2026-06-04T10:37:00Z"/>
                  <w:rFonts w:eastAsiaTheme="minorEastAsia"/>
                  <w:noProof/>
                  <w:sz w:val="24"/>
                  <w:szCs w:val="24"/>
                  <w:lang w:eastAsia="es-EC"/>
                </w:rPr>
              </w:rPrChange>
            </w:rPr>
          </w:pPr>
          <w:ins w:id="274" w:author="Vanessa Delgado Saltos" w:date="2026-06-04T05:37:00Z" w16du:dateUtc="2026-06-04T10:37:00Z">
            <w:r w:rsidRPr="00CC56ED">
              <w:rPr>
                <w:rStyle w:val="Hipervnculo"/>
                <w:rFonts w:ascii="Times New Roman" w:hAnsi="Times New Roman" w:cs="Times New Roman"/>
                <w:noProof/>
                <w:rPrChange w:id="275"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276"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277" w:author="Vanessa Delgado Saltos" w:date="2026-06-04T05:40:00Z" w16du:dateUtc="2026-06-04T10:40:00Z">
                  <w:rPr>
                    <w:noProof/>
                  </w:rPr>
                </w:rPrChange>
              </w:rPr>
              <w:instrText>HYPERLINK \l "_Toc231443932"</w:instrText>
            </w:r>
            <w:r w:rsidRPr="00CC56ED">
              <w:rPr>
                <w:rStyle w:val="Hipervnculo"/>
                <w:rFonts w:ascii="Times New Roman" w:hAnsi="Times New Roman" w:cs="Times New Roman"/>
                <w:noProof/>
                <w:rPrChange w:id="278"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279"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280"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281" w:author="Vanessa Delgado Saltos" w:date="2026-06-04T05:40:00Z" w16du:dateUtc="2026-06-04T10:40:00Z">
                  <w:rPr>
                    <w:rStyle w:val="Hipervnculo"/>
                    <w:noProof/>
                  </w:rPr>
                </w:rPrChange>
              </w:rPr>
              <w:t>2.7 Gestión de promociones y descuentos</w:t>
            </w:r>
            <w:r w:rsidRPr="00CC56ED">
              <w:rPr>
                <w:rFonts w:ascii="Times New Roman" w:hAnsi="Times New Roman" w:cs="Times New Roman"/>
                <w:noProof/>
                <w:webHidden/>
                <w:rPrChange w:id="282" w:author="Vanessa Delgado Saltos" w:date="2026-06-04T05:40:00Z" w16du:dateUtc="2026-06-04T10:40:00Z">
                  <w:rPr>
                    <w:noProof/>
                    <w:webHidden/>
                  </w:rPr>
                </w:rPrChange>
              </w:rPr>
              <w:tab/>
            </w:r>
            <w:r w:rsidRPr="00CC56ED">
              <w:rPr>
                <w:rFonts w:ascii="Times New Roman" w:hAnsi="Times New Roman" w:cs="Times New Roman"/>
                <w:noProof/>
                <w:webHidden/>
                <w:rPrChange w:id="283"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284" w:author="Vanessa Delgado Saltos" w:date="2026-06-04T05:40:00Z" w16du:dateUtc="2026-06-04T10:40:00Z">
                  <w:rPr>
                    <w:noProof/>
                    <w:webHidden/>
                  </w:rPr>
                </w:rPrChange>
              </w:rPr>
              <w:instrText xml:space="preserve"> PAGEREF _Toc231443932 \h </w:instrText>
            </w:r>
            <w:r w:rsidRPr="00CC56ED">
              <w:rPr>
                <w:rFonts w:ascii="Times New Roman" w:hAnsi="Times New Roman" w:cs="Times New Roman"/>
                <w:noProof/>
                <w:webHidden/>
                <w:rPrChange w:id="285" w:author="Vanessa Delgado Saltos" w:date="2026-06-04T05:40:00Z" w16du:dateUtc="2026-06-04T10:40:00Z">
                  <w:rPr>
                    <w:noProof/>
                    <w:webHidden/>
                  </w:rPr>
                </w:rPrChange>
              </w:rPr>
            </w:r>
            <w:r w:rsidRPr="00CC56ED">
              <w:rPr>
                <w:rFonts w:ascii="Times New Roman" w:hAnsi="Times New Roman" w:cs="Times New Roman"/>
                <w:noProof/>
                <w:webHidden/>
                <w:rPrChange w:id="286"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287" w:author="Vanessa Delgado Saltos" w:date="2026-06-04T05:40:00Z" w16du:dateUtc="2026-06-04T10:40:00Z">
                  <w:rPr>
                    <w:noProof/>
                    <w:webHidden/>
                  </w:rPr>
                </w:rPrChange>
              </w:rPr>
              <w:t>6</w:t>
            </w:r>
            <w:r w:rsidRPr="00CC56ED">
              <w:rPr>
                <w:rFonts w:ascii="Times New Roman" w:hAnsi="Times New Roman" w:cs="Times New Roman"/>
                <w:noProof/>
                <w:webHidden/>
                <w:rPrChange w:id="288"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289" w:author="Vanessa Delgado Saltos" w:date="2026-06-04T05:40:00Z" w16du:dateUtc="2026-06-04T10:40:00Z">
                  <w:rPr>
                    <w:rStyle w:val="Hipervnculo"/>
                    <w:noProof/>
                  </w:rPr>
                </w:rPrChange>
              </w:rPr>
              <w:fldChar w:fldCharType="end"/>
            </w:r>
          </w:ins>
        </w:p>
        <w:p w14:paraId="77FC90FC" w14:textId="28B520AB" w:rsidR="00CC56ED" w:rsidRPr="00CC56ED" w:rsidRDefault="00CC56ED">
          <w:pPr>
            <w:pStyle w:val="TDC1"/>
            <w:tabs>
              <w:tab w:val="right" w:leader="dot" w:pos="8494"/>
            </w:tabs>
            <w:rPr>
              <w:ins w:id="290" w:author="Vanessa Delgado Saltos" w:date="2026-06-04T05:37:00Z" w16du:dateUtc="2026-06-04T10:37:00Z"/>
              <w:rFonts w:ascii="Times New Roman" w:eastAsiaTheme="minorEastAsia" w:hAnsi="Times New Roman" w:cs="Times New Roman"/>
              <w:noProof/>
              <w:sz w:val="24"/>
              <w:szCs w:val="24"/>
              <w:lang w:eastAsia="es-EC"/>
              <w:rPrChange w:id="291" w:author="Vanessa Delgado Saltos" w:date="2026-06-04T05:40:00Z" w16du:dateUtc="2026-06-04T10:40:00Z">
                <w:rPr>
                  <w:ins w:id="292" w:author="Vanessa Delgado Saltos" w:date="2026-06-04T05:37:00Z" w16du:dateUtc="2026-06-04T10:37:00Z"/>
                  <w:rFonts w:eastAsiaTheme="minorEastAsia"/>
                  <w:noProof/>
                  <w:sz w:val="24"/>
                  <w:szCs w:val="24"/>
                  <w:lang w:eastAsia="es-EC"/>
                </w:rPr>
              </w:rPrChange>
            </w:rPr>
          </w:pPr>
          <w:ins w:id="293" w:author="Vanessa Delgado Saltos" w:date="2026-06-04T05:37:00Z" w16du:dateUtc="2026-06-04T10:37:00Z">
            <w:r w:rsidRPr="00CC56ED">
              <w:rPr>
                <w:rStyle w:val="Hipervnculo"/>
                <w:rFonts w:ascii="Times New Roman" w:hAnsi="Times New Roman" w:cs="Times New Roman"/>
                <w:noProof/>
                <w:rPrChange w:id="294"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295"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296" w:author="Vanessa Delgado Saltos" w:date="2026-06-04T05:40:00Z" w16du:dateUtc="2026-06-04T10:40:00Z">
                  <w:rPr>
                    <w:noProof/>
                  </w:rPr>
                </w:rPrChange>
              </w:rPr>
              <w:instrText>HYPERLINK \l "_Toc231443933"</w:instrText>
            </w:r>
            <w:r w:rsidRPr="00CC56ED">
              <w:rPr>
                <w:rStyle w:val="Hipervnculo"/>
                <w:rFonts w:ascii="Times New Roman" w:hAnsi="Times New Roman" w:cs="Times New Roman"/>
                <w:noProof/>
                <w:rPrChange w:id="297"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298"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299"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300" w:author="Vanessa Delgado Saltos" w:date="2026-06-04T05:40:00Z" w16du:dateUtc="2026-06-04T10:40:00Z">
                  <w:rPr>
                    <w:rStyle w:val="Hipervnculo"/>
                    <w:noProof/>
                  </w:rPr>
                </w:rPrChange>
              </w:rPr>
              <w:t>2.8 Generación de reportes</w:t>
            </w:r>
            <w:r w:rsidRPr="00CC56ED">
              <w:rPr>
                <w:rFonts w:ascii="Times New Roman" w:hAnsi="Times New Roman" w:cs="Times New Roman"/>
                <w:noProof/>
                <w:webHidden/>
                <w:rPrChange w:id="301" w:author="Vanessa Delgado Saltos" w:date="2026-06-04T05:40:00Z" w16du:dateUtc="2026-06-04T10:40:00Z">
                  <w:rPr>
                    <w:noProof/>
                    <w:webHidden/>
                  </w:rPr>
                </w:rPrChange>
              </w:rPr>
              <w:tab/>
            </w:r>
            <w:r w:rsidRPr="00CC56ED">
              <w:rPr>
                <w:rFonts w:ascii="Times New Roman" w:hAnsi="Times New Roman" w:cs="Times New Roman"/>
                <w:noProof/>
                <w:webHidden/>
                <w:rPrChange w:id="302"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303" w:author="Vanessa Delgado Saltos" w:date="2026-06-04T05:40:00Z" w16du:dateUtc="2026-06-04T10:40:00Z">
                  <w:rPr>
                    <w:noProof/>
                    <w:webHidden/>
                  </w:rPr>
                </w:rPrChange>
              </w:rPr>
              <w:instrText xml:space="preserve"> PAGEREF _Toc231443933 \h </w:instrText>
            </w:r>
            <w:r w:rsidRPr="00CC56ED">
              <w:rPr>
                <w:rFonts w:ascii="Times New Roman" w:hAnsi="Times New Roman" w:cs="Times New Roman"/>
                <w:noProof/>
                <w:webHidden/>
                <w:rPrChange w:id="304" w:author="Vanessa Delgado Saltos" w:date="2026-06-04T05:40:00Z" w16du:dateUtc="2026-06-04T10:40:00Z">
                  <w:rPr>
                    <w:noProof/>
                    <w:webHidden/>
                  </w:rPr>
                </w:rPrChange>
              </w:rPr>
            </w:r>
            <w:r w:rsidRPr="00CC56ED">
              <w:rPr>
                <w:rFonts w:ascii="Times New Roman" w:hAnsi="Times New Roman" w:cs="Times New Roman"/>
                <w:noProof/>
                <w:webHidden/>
                <w:rPrChange w:id="305"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306" w:author="Vanessa Delgado Saltos" w:date="2026-06-04T05:40:00Z" w16du:dateUtc="2026-06-04T10:40:00Z">
                  <w:rPr>
                    <w:noProof/>
                    <w:webHidden/>
                  </w:rPr>
                </w:rPrChange>
              </w:rPr>
              <w:t>6</w:t>
            </w:r>
            <w:r w:rsidRPr="00CC56ED">
              <w:rPr>
                <w:rFonts w:ascii="Times New Roman" w:hAnsi="Times New Roman" w:cs="Times New Roman"/>
                <w:noProof/>
                <w:webHidden/>
                <w:rPrChange w:id="307"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308" w:author="Vanessa Delgado Saltos" w:date="2026-06-04T05:40:00Z" w16du:dateUtc="2026-06-04T10:40:00Z">
                  <w:rPr>
                    <w:rStyle w:val="Hipervnculo"/>
                    <w:noProof/>
                  </w:rPr>
                </w:rPrChange>
              </w:rPr>
              <w:fldChar w:fldCharType="end"/>
            </w:r>
          </w:ins>
        </w:p>
        <w:p w14:paraId="2F530597" w14:textId="387717E6" w:rsidR="00CC56ED" w:rsidRPr="00CC56ED" w:rsidRDefault="00CC56ED">
          <w:pPr>
            <w:pStyle w:val="TDC1"/>
            <w:tabs>
              <w:tab w:val="right" w:leader="dot" w:pos="8494"/>
            </w:tabs>
            <w:rPr>
              <w:ins w:id="309" w:author="Vanessa Delgado Saltos" w:date="2026-06-04T05:37:00Z" w16du:dateUtc="2026-06-04T10:37:00Z"/>
              <w:rFonts w:ascii="Times New Roman" w:eastAsiaTheme="minorEastAsia" w:hAnsi="Times New Roman" w:cs="Times New Roman"/>
              <w:noProof/>
              <w:sz w:val="24"/>
              <w:szCs w:val="24"/>
              <w:lang w:eastAsia="es-EC"/>
              <w:rPrChange w:id="310" w:author="Vanessa Delgado Saltos" w:date="2026-06-04T05:40:00Z" w16du:dateUtc="2026-06-04T10:40:00Z">
                <w:rPr>
                  <w:ins w:id="311" w:author="Vanessa Delgado Saltos" w:date="2026-06-04T05:37:00Z" w16du:dateUtc="2026-06-04T10:37:00Z"/>
                  <w:rFonts w:eastAsiaTheme="minorEastAsia"/>
                  <w:noProof/>
                  <w:sz w:val="24"/>
                  <w:szCs w:val="24"/>
                  <w:lang w:eastAsia="es-EC"/>
                </w:rPr>
              </w:rPrChange>
            </w:rPr>
          </w:pPr>
          <w:ins w:id="312" w:author="Vanessa Delgado Saltos" w:date="2026-06-04T05:37:00Z" w16du:dateUtc="2026-06-04T10:37:00Z">
            <w:r w:rsidRPr="00CC56ED">
              <w:rPr>
                <w:rStyle w:val="Hipervnculo"/>
                <w:rFonts w:ascii="Times New Roman" w:hAnsi="Times New Roman" w:cs="Times New Roman"/>
                <w:noProof/>
                <w:rPrChange w:id="313"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314"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315" w:author="Vanessa Delgado Saltos" w:date="2026-06-04T05:40:00Z" w16du:dateUtc="2026-06-04T10:40:00Z">
                  <w:rPr>
                    <w:noProof/>
                  </w:rPr>
                </w:rPrChange>
              </w:rPr>
              <w:instrText>HYPERLINK \l "_Toc231443934"</w:instrText>
            </w:r>
            <w:r w:rsidRPr="00CC56ED">
              <w:rPr>
                <w:rStyle w:val="Hipervnculo"/>
                <w:rFonts w:ascii="Times New Roman" w:hAnsi="Times New Roman" w:cs="Times New Roman"/>
                <w:noProof/>
                <w:rPrChange w:id="316"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317"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318"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319" w:author="Vanessa Delgado Saltos" w:date="2026-06-04T05:40:00Z" w16du:dateUtc="2026-06-04T10:40:00Z">
                  <w:rPr>
                    <w:rStyle w:val="Hipervnculo"/>
                    <w:noProof/>
                  </w:rPr>
                </w:rPrChange>
              </w:rPr>
              <w:t>2.9 Gestión de usuarios y seguridad</w:t>
            </w:r>
            <w:r w:rsidRPr="00CC56ED">
              <w:rPr>
                <w:rFonts w:ascii="Times New Roman" w:hAnsi="Times New Roman" w:cs="Times New Roman"/>
                <w:noProof/>
                <w:webHidden/>
                <w:rPrChange w:id="320" w:author="Vanessa Delgado Saltos" w:date="2026-06-04T05:40:00Z" w16du:dateUtc="2026-06-04T10:40:00Z">
                  <w:rPr>
                    <w:noProof/>
                    <w:webHidden/>
                  </w:rPr>
                </w:rPrChange>
              </w:rPr>
              <w:tab/>
            </w:r>
            <w:r w:rsidRPr="00CC56ED">
              <w:rPr>
                <w:rFonts w:ascii="Times New Roman" w:hAnsi="Times New Roman" w:cs="Times New Roman"/>
                <w:noProof/>
                <w:webHidden/>
                <w:rPrChange w:id="321"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322" w:author="Vanessa Delgado Saltos" w:date="2026-06-04T05:40:00Z" w16du:dateUtc="2026-06-04T10:40:00Z">
                  <w:rPr>
                    <w:noProof/>
                    <w:webHidden/>
                  </w:rPr>
                </w:rPrChange>
              </w:rPr>
              <w:instrText xml:space="preserve"> PAGEREF _Toc231443934 \h </w:instrText>
            </w:r>
            <w:r w:rsidRPr="00CC56ED">
              <w:rPr>
                <w:rFonts w:ascii="Times New Roman" w:hAnsi="Times New Roman" w:cs="Times New Roman"/>
                <w:noProof/>
                <w:webHidden/>
                <w:rPrChange w:id="323" w:author="Vanessa Delgado Saltos" w:date="2026-06-04T05:40:00Z" w16du:dateUtc="2026-06-04T10:40:00Z">
                  <w:rPr>
                    <w:noProof/>
                    <w:webHidden/>
                  </w:rPr>
                </w:rPrChange>
              </w:rPr>
            </w:r>
            <w:r w:rsidRPr="00CC56ED">
              <w:rPr>
                <w:rFonts w:ascii="Times New Roman" w:hAnsi="Times New Roman" w:cs="Times New Roman"/>
                <w:noProof/>
                <w:webHidden/>
                <w:rPrChange w:id="324"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325" w:author="Vanessa Delgado Saltos" w:date="2026-06-04T05:40:00Z" w16du:dateUtc="2026-06-04T10:40:00Z">
                  <w:rPr>
                    <w:noProof/>
                    <w:webHidden/>
                  </w:rPr>
                </w:rPrChange>
              </w:rPr>
              <w:t>7</w:t>
            </w:r>
            <w:r w:rsidRPr="00CC56ED">
              <w:rPr>
                <w:rFonts w:ascii="Times New Roman" w:hAnsi="Times New Roman" w:cs="Times New Roman"/>
                <w:noProof/>
                <w:webHidden/>
                <w:rPrChange w:id="326"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327" w:author="Vanessa Delgado Saltos" w:date="2026-06-04T05:40:00Z" w16du:dateUtc="2026-06-04T10:40:00Z">
                  <w:rPr>
                    <w:rStyle w:val="Hipervnculo"/>
                    <w:noProof/>
                  </w:rPr>
                </w:rPrChange>
              </w:rPr>
              <w:fldChar w:fldCharType="end"/>
            </w:r>
          </w:ins>
        </w:p>
        <w:p w14:paraId="1F0A3704" w14:textId="6C2D4C18" w:rsidR="00CC56ED" w:rsidRPr="00CC56ED" w:rsidRDefault="00CC56ED">
          <w:pPr>
            <w:pStyle w:val="TDC1"/>
            <w:tabs>
              <w:tab w:val="right" w:leader="dot" w:pos="8494"/>
            </w:tabs>
            <w:rPr>
              <w:ins w:id="328" w:author="Vanessa Delgado Saltos" w:date="2026-06-04T05:37:00Z" w16du:dateUtc="2026-06-04T10:37:00Z"/>
              <w:rFonts w:ascii="Times New Roman" w:eastAsiaTheme="minorEastAsia" w:hAnsi="Times New Roman" w:cs="Times New Roman"/>
              <w:noProof/>
              <w:sz w:val="24"/>
              <w:szCs w:val="24"/>
              <w:lang w:eastAsia="es-EC"/>
              <w:rPrChange w:id="329" w:author="Vanessa Delgado Saltos" w:date="2026-06-04T05:40:00Z" w16du:dateUtc="2026-06-04T10:40:00Z">
                <w:rPr>
                  <w:ins w:id="330" w:author="Vanessa Delgado Saltos" w:date="2026-06-04T05:37:00Z" w16du:dateUtc="2026-06-04T10:37:00Z"/>
                  <w:rFonts w:eastAsiaTheme="minorEastAsia"/>
                  <w:noProof/>
                  <w:sz w:val="24"/>
                  <w:szCs w:val="24"/>
                  <w:lang w:eastAsia="es-EC"/>
                </w:rPr>
              </w:rPrChange>
            </w:rPr>
          </w:pPr>
          <w:ins w:id="331" w:author="Vanessa Delgado Saltos" w:date="2026-06-04T05:37:00Z" w16du:dateUtc="2026-06-04T10:37:00Z">
            <w:r w:rsidRPr="00CC56ED">
              <w:rPr>
                <w:rStyle w:val="Hipervnculo"/>
                <w:rFonts w:ascii="Times New Roman" w:hAnsi="Times New Roman" w:cs="Times New Roman"/>
                <w:noProof/>
                <w:rPrChange w:id="332"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333"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334" w:author="Vanessa Delgado Saltos" w:date="2026-06-04T05:40:00Z" w16du:dateUtc="2026-06-04T10:40:00Z">
                  <w:rPr>
                    <w:noProof/>
                  </w:rPr>
                </w:rPrChange>
              </w:rPr>
              <w:instrText>HYPERLINK \l "_Toc231443935"</w:instrText>
            </w:r>
            <w:r w:rsidRPr="00CC56ED">
              <w:rPr>
                <w:rStyle w:val="Hipervnculo"/>
                <w:rFonts w:ascii="Times New Roman" w:hAnsi="Times New Roman" w:cs="Times New Roman"/>
                <w:noProof/>
                <w:rPrChange w:id="335"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336"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337"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338" w:author="Vanessa Delgado Saltos" w:date="2026-06-04T05:40:00Z" w16du:dateUtc="2026-06-04T10:40:00Z">
                  <w:rPr>
                    <w:rStyle w:val="Hipervnculo"/>
                    <w:noProof/>
                  </w:rPr>
                </w:rPrChange>
              </w:rPr>
              <w:t>3. Requisitos Funcionales</w:t>
            </w:r>
            <w:r w:rsidRPr="00CC56ED">
              <w:rPr>
                <w:rFonts w:ascii="Times New Roman" w:hAnsi="Times New Roman" w:cs="Times New Roman"/>
                <w:noProof/>
                <w:webHidden/>
                <w:rPrChange w:id="339" w:author="Vanessa Delgado Saltos" w:date="2026-06-04T05:40:00Z" w16du:dateUtc="2026-06-04T10:40:00Z">
                  <w:rPr>
                    <w:noProof/>
                    <w:webHidden/>
                  </w:rPr>
                </w:rPrChange>
              </w:rPr>
              <w:tab/>
            </w:r>
            <w:r w:rsidRPr="00CC56ED">
              <w:rPr>
                <w:rFonts w:ascii="Times New Roman" w:hAnsi="Times New Roman" w:cs="Times New Roman"/>
                <w:noProof/>
                <w:webHidden/>
                <w:rPrChange w:id="340"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341" w:author="Vanessa Delgado Saltos" w:date="2026-06-04T05:40:00Z" w16du:dateUtc="2026-06-04T10:40:00Z">
                  <w:rPr>
                    <w:noProof/>
                    <w:webHidden/>
                  </w:rPr>
                </w:rPrChange>
              </w:rPr>
              <w:instrText xml:space="preserve"> PAGEREF _Toc231443935 \h </w:instrText>
            </w:r>
            <w:r w:rsidRPr="00CC56ED">
              <w:rPr>
                <w:rFonts w:ascii="Times New Roman" w:hAnsi="Times New Roman" w:cs="Times New Roman"/>
                <w:noProof/>
                <w:webHidden/>
                <w:rPrChange w:id="342" w:author="Vanessa Delgado Saltos" w:date="2026-06-04T05:40:00Z" w16du:dateUtc="2026-06-04T10:40:00Z">
                  <w:rPr>
                    <w:noProof/>
                    <w:webHidden/>
                  </w:rPr>
                </w:rPrChange>
              </w:rPr>
            </w:r>
            <w:r w:rsidRPr="00CC56ED">
              <w:rPr>
                <w:rFonts w:ascii="Times New Roman" w:hAnsi="Times New Roman" w:cs="Times New Roman"/>
                <w:noProof/>
                <w:webHidden/>
                <w:rPrChange w:id="343"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344" w:author="Vanessa Delgado Saltos" w:date="2026-06-04T05:40:00Z" w16du:dateUtc="2026-06-04T10:40:00Z">
                  <w:rPr>
                    <w:noProof/>
                    <w:webHidden/>
                  </w:rPr>
                </w:rPrChange>
              </w:rPr>
              <w:t>7</w:t>
            </w:r>
            <w:r w:rsidRPr="00CC56ED">
              <w:rPr>
                <w:rFonts w:ascii="Times New Roman" w:hAnsi="Times New Roman" w:cs="Times New Roman"/>
                <w:noProof/>
                <w:webHidden/>
                <w:rPrChange w:id="345"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346" w:author="Vanessa Delgado Saltos" w:date="2026-06-04T05:40:00Z" w16du:dateUtc="2026-06-04T10:40:00Z">
                  <w:rPr>
                    <w:rStyle w:val="Hipervnculo"/>
                    <w:noProof/>
                  </w:rPr>
                </w:rPrChange>
              </w:rPr>
              <w:fldChar w:fldCharType="end"/>
            </w:r>
          </w:ins>
        </w:p>
        <w:p w14:paraId="78DD27C8" w14:textId="22B753D6" w:rsidR="00CC56ED" w:rsidRPr="00CC56ED" w:rsidRDefault="00CC56ED">
          <w:pPr>
            <w:pStyle w:val="TDC1"/>
            <w:tabs>
              <w:tab w:val="right" w:leader="dot" w:pos="8494"/>
            </w:tabs>
            <w:rPr>
              <w:ins w:id="347" w:author="Vanessa Delgado Saltos" w:date="2026-06-04T05:37:00Z" w16du:dateUtc="2026-06-04T10:37:00Z"/>
              <w:rFonts w:ascii="Times New Roman" w:eastAsiaTheme="minorEastAsia" w:hAnsi="Times New Roman" w:cs="Times New Roman"/>
              <w:noProof/>
              <w:sz w:val="24"/>
              <w:szCs w:val="24"/>
              <w:lang w:eastAsia="es-EC"/>
              <w:rPrChange w:id="348" w:author="Vanessa Delgado Saltos" w:date="2026-06-04T05:40:00Z" w16du:dateUtc="2026-06-04T10:40:00Z">
                <w:rPr>
                  <w:ins w:id="349" w:author="Vanessa Delgado Saltos" w:date="2026-06-04T05:37:00Z" w16du:dateUtc="2026-06-04T10:37:00Z"/>
                  <w:rFonts w:eastAsiaTheme="minorEastAsia"/>
                  <w:noProof/>
                  <w:sz w:val="24"/>
                  <w:szCs w:val="24"/>
                  <w:lang w:eastAsia="es-EC"/>
                </w:rPr>
              </w:rPrChange>
            </w:rPr>
          </w:pPr>
          <w:ins w:id="350" w:author="Vanessa Delgado Saltos" w:date="2026-06-04T05:37:00Z" w16du:dateUtc="2026-06-04T10:37:00Z">
            <w:r w:rsidRPr="00CC56ED">
              <w:rPr>
                <w:rStyle w:val="Hipervnculo"/>
                <w:rFonts w:ascii="Times New Roman" w:hAnsi="Times New Roman" w:cs="Times New Roman"/>
                <w:noProof/>
                <w:rPrChange w:id="351"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352"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353" w:author="Vanessa Delgado Saltos" w:date="2026-06-04T05:40:00Z" w16du:dateUtc="2026-06-04T10:40:00Z">
                  <w:rPr>
                    <w:noProof/>
                  </w:rPr>
                </w:rPrChange>
              </w:rPr>
              <w:instrText>HYPERLINK \l "_Toc231443944"</w:instrText>
            </w:r>
            <w:r w:rsidRPr="00CC56ED">
              <w:rPr>
                <w:rStyle w:val="Hipervnculo"/>
                <w:rFonts w:ascii="Times New Roman" w:hAnsi="Times New Roman" w:cs="Times New Roman"/>
                <w:noProof/>
                <w:rPrChange w:id="354"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355"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356"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357" w:author="Vanessa Delgado Saltos" w:date="2026-06-04T05:40:00Z" w16du:dateUtc="2026-06-04T10:40:00Z">
                  <w:rPr>
                    <w:rStyle w:val="Hipervnculo"/>
                    <w:noProof/>
                  </w:rPr>
                </w:rPrChange>
              </w:rPr>
              <w:t>4. Requisitos No Funcionales</w:t>
            </w:r>
            <w:r w:rsidRPr="00CC56ED">
              <w:rPr>
                <w:rFonts w:ascii="Times New Roman" w:hAnsi="Times New Roman" w:cs="Times New Roman"/>
                <w:noProof/>
                <w:webHidden/>
                <w:rPrChange w:id="358" w:author="Vanessa Delgado Saltos" w:date="2026-06-04T05:40:00Z" w16du:dateUtc="2026-06-04T10:40:00Z">
                  <w:rPr>
                    <w:noProof/>
                    <w:webHidden/>
                  </w:rPr>
                </w:rPrChange>
              </w:rPr>
              <w:tab/>
            </w:r>
            <w:r w:rsidRPr="00CC56ED">
              <w:rPr>
                <w:rFonts w:ascii="Times New Roman" w:hAnsi="Times New Roman" w:cs="Times New Roman"/>
                <w:noProof/>
                <w:webHidden/>
                <w:rPrChange w:id="359"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360" w:author="Vanessa Delgado Saltos" w:date="2026-06-04T05:40:00Z" w16du:dateUtc="2026-06-04T10:40:00Z">
                  <w:rPr>
                    <w:noProof/>
                    <w:webHidden/>
                  </w:rPr>
                </w:rPrChange>
              </w:rPr>
              <w:instrText xml:space="preserve"> PAGEREF _Toc231443944 \h </w:instrText>
            </w:r>
            <w:r w:rsidRPr="00CC56ED">
              <w:rPr>
                <w:rFonts w:ascii="Times New Roman" w:hAnsi="Times New Roman" w:cs="Times New Roman"/>
                <w:noProof/>
                <w:webHidden/>
                <w:rPrChange w:id="361" w:author="Vanessa Delgado Saltos" w:date="2026-06-04T05:40:00Z" w16du:dateUtc="2026-06-04T10:40:00Z">
                  <w:rPr>
                    <w:noProof/>
                    <w:webHidden/>
                  </w:rPr>
                </w:rPrChange>
              </w:rPr>
            </w:r>
            <w:r w:rsidRPr="00CC56ED">
              <w:rPr>
                <w:rFonts w:ascii="Times New Roman" w:hAnsi="Times New Roman" w:cs="Times New Roman"/>
                <w:noProof/>
                <w:webHidden/>
                <w:rPrChange w:id="362"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363" w:author="Vanessa Delgado Saltos" w:date="2026-06-04T05:40:00Z" w16du:dateUtc="2026-06-04T10:40:00Z">
                  <w:rPr>
                    <w:noProof/>
                    <w:webHidden/>
                  </w:rPr>
                </w:rPrChange>
              </w:rPr>
              <w:t>11</w:t>
            </w:r>
            <w:r w:rsidRPr="00CC56ED">
              <w:rPr>
                <w:rFonts w:ascii="Times New Roman" w:hAnsi="Times New Roman" w:cs="Times New Roman"/>
                <w:noProof/>
                <w:webHidden/>
                <w:rPrChange w:id="364"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365" w:author="Vanessa Delgado Saltos" w:date="2026-06-04T05:40:00Z" w16du:dateUtc="2026-06-04T10:40:00Z">
                  <w:rPr>
                    <w:rStyle w:val="Hipervnculo"/>
                    <w:noProof/>
                  </w:rPr>
                </w:rPrChange>
              </w:rPr>
              <w:fldChar w:fldCharType="end"/>
            </w:r>
          </w:ins>
        </w:p>
        <w:p w14:paraId="61937157" w14:textId="202DCD7E" w:rsidR="00CC56ED" w:rsidRPr="00CC56ED" w:rsidRDefault="00CC56ED">
          <w:pPr>
            <w:pStyle w:val="TDC1"/>
            <w:tabs>
              <w:tab w:val="right" w:leader="dot" w:pos="8494"/>
            </w:tabs>
            <w:rPr>
              <w:ins w:id="366" w:author="Vanessa Delgado Saltos" w:date="2026-06-04T05:37:00Z" w16du:dateUtc="2026-06-04T10:37:00Z"/>
              <w:rFonts w:ascii="Times New Roman" w:eastAsiaTheme="minorEastAsia" w:hAnsi="Times New Roman" w:cs="Times New Roman"/>
              <w:noProof/>
              <w:sz w:val="24"/>
              <w:szCs w:val="24"/>
              <w:lang w:eastAsia="es-EC"/>
              <w:rPrChange w:id="367" w:author="Vanessa Delgado Saltos" w:date="2026-06-04T05:40:00Z" w16du:dateUtc="2026-06-04T10:40:00Z">
                <w:rPr>
                  <w:ins w:id="368" w:author="Vanessa Delgado Saltos" w:date="2026-06-04T05:37:00Z" w16du:dateUtc="2026-06-04T10:37:00Z"/>
                  <w:rFonts w:eastAsiaTheme="minorEastAsia"/>
                  <w:noProof/>
                  <w:sz w:val="24"/>
                  <w:szCs w:val="24"/>
                  <w:lang w:eastAsia="es-EC"/>
                </w:rPr>
              </w:rPrChange>
            </w:rPr>
          </w:pPr>
          <w:ins w:id="369" w:author="Vanessa Delgado Saltos" w:date="2026-06-04T05:37:00Z" w16du:dateUtc="2026-06-04T10:37:00Z">
            <w:r w:rsidRPr="00CC56ED">
              <w:rPr>
                <w:rStyle w:val="Hipervnculo"/>
                <w:rFonts w:ascii="Times New Roman" w:hAnsi="Times New Roman" w:cs="Times New Roman"/>
                <w:noProof/>
                <w:rPrChange w:id="370"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371"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372" w:author="Vanessa Delgado Saltos" w:date="2026-06-04T05:40:00Z" w16du:dateUtc="2026-06-04T10:40:00Z">
                  <w:rPr>
                    <w:noProof/>
                  </w:rPr>
                </w:rPrChange>
              </w:rPr>
              <w:instrText>HYPERLINK \l "_Toc231443952"</w:instrText>
            </w:r>
            <w:r w:rsidRPr="00CC56ED">
              <w:rPr>
                <w:rStyle w:val="Hipervnculo"/>
                <w:rFonts w:ascii="Times New Roman" w:hAnsi="Times New Roman" w:cs="Times New Roman"/>
                <w:noProof/>
                <w:rPrChange w:id="373"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374"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375"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376" w:author="Vanessa Delgado Saltos" w:date="2026-06-04T05:40:00Z" w16du:dateUtc="2026-06-04T10:40:00Z">
                  <w:rPr>
                    <w:rStyle w:val="Hipervnculo"/>
                    <w:noProof/>
                  </w:rPr>
                </w:rPrChange>
              </w:rPr>
              <w:t>5. Módulos del Sistema</w:t>
            </w:r>
            <w:r w:rsidRPr="00CC56ED">
              <w:rPr>
                <w:rFonts w:ascii="Times New Roman" w:hAnsi="Times New Roman" w:cs="Times New Roman"/>
                <w:noProof/>
                <w:webHidden/>
                <w:rPrChange w:id="377" w:author="Vanessa Delgado Saltos" w:date="2026-06-04T05:40:00Z" w16du:dateUtc="2026-06-04T10:40:00Z">
                  <w:rPr>
                    <w:noProof/>
                    <w:webHidden/>
                  </w:rPr>
                </w:rPrChange>
              </w:rPr>
              <w:tab/>
            </w:r>
            <w:r w:rsidRPr="00CC56ED">
              <w:rPr>
                <w:rFonts w:ascii="Times New Roman" w:hAnsi="Times New Roman" w:cs="Times New Roman"/>
                <w:noProof/>
                <w:webHidden/>
                <w:rPrChange w:id="378"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379" w:author="Vanessa Delgado Saltos" w:date="2026-06-04T05:40:00Z" w16du:dateUtc="2026-06-04T10:40:00Z">
                  <w:rPr>
                    <w:noProof/>
                    <w:webHidden/>
                  </w:rPr>
                </w:rPrChange>
              </w:rPr>
              <w:instrText xml:space="preserve"> PAGEREF _Toc231443952 \h </w:instrText>
            </w:r>
            <w:r w:rsidRPr="00CC56ED">
              <w:rPr>
                <w:rFonts w:ascii="Times New Roman" w:hAnsi="Times New Roman" w:cs="Times New Roman"/>
                <w:noProof/>
                <w:webHidden/>
                <w:rPrChange w:id="380" w:author="Vanessa Delgado Saltos" w:date="2026-06-04T05:40:00Z" w16du:dateUtc="2026-06-04T10:40:00Z">
                  <w:rPr>
                    <w:noProof/>
                    <w:webHidden/>
                  </w:rPr>
                </w:rPrChange>
              </w:rPr>
            </w:r>
            <w:r w:rsidRPr="00CC56ED">
              <w:rPr>
                <w:rFonts w:ascii="Times New Roman" w:hAnsi="Times New Roman" w:cs="Times New Roman"/>
                <w:noProof/>
                <w:webHidden/>
                <w:rPrChange w:id="381"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382" w:author="Vanessa Delgado Saltos" w:date="2026-06-04T05:40:00Z" w16du:dateUtc="2026-06-04T10:40:00Z">
                  <w:rPr>
                    <w:noProof/>
                    <w:webHidden/>
                  </w:rPr>
                </w:rPrChange>
              </w:rPr>
              <w:t>13</w:t>
            </w:r>
            <w:r w:rsidRPr="00CC56ED">
              <w:rPr>
                <w:rFonts w:ascii="Times New Roman" w:hAnsi="Times New Roman" w:cs="Times New Roman"/>
                <w:noProof/>
                <w:webHidden/>
                <w:rPrChange w:id="383"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384" w:author="Vanessa Delgado Saltos" w:date="2026-06-04T05:40:00Z" w16du:dateUtc="2026-06-04T10:40:00Z">
                  <w:rPr>
                    <w:rStyle w:val="Hipervnculo"/>
                    <w:noProof/>
                  </w:rPr>
                </w:rPrChange>
              </w:rPr>
              <w:fldChar w:fldCharType="end"/>
            </w:r>
          </w:ins>
        </w:p>
        <w:p w14:paraId="7070075F" w14:textId="318B8A6B" w:rsidR="00CC56ED" w:rsidRPr="00CC56ED" w:rsidRDefault="00CC56ED">
          <w:pPr>
            <w:pStyle w:val="TDC1"/>
            <w:tabs>
              <w:tab w:val="right" w:leader="dot" w:pos="8494"/>
            </w:tabs>
            <w:rPr>
              <w:ins w:id="385" w:author="Vanessa Delgado Saltos" w:date="2026-06-04T05:37:00Z" w16du:dateUtc="2026-06-04T10:37:00Z"/>
              <w:rFonts w:ascii="Times New Roman" w:eastAsiaTheme="minorEastAsia" w:hAnsi="Times New Roman" w:cs="Times New Roman"/>
              <w:noProof/>
              <w:sz w:val="24"/>
              <w:szCs w:val="24"/>
              <w:lang w:eastAsia="es-EC"/>
              <w:rPrChange w:id="386" w:author="Vanessa Delgado Saltos" w:date="2026-06-04T05:40:00Z" w16du:dateUtc="2026-06-04T10:40:00Z">
                <w:rPr>
                  <w:ins w:id="387" w:author="Vanessa Delgado Saltos" w:date="2026-06-04T05:37:00Z" w16du:dateUtc="2026-06-04T10:37:00Z"/>
                  <w:rFonts w:eastAsiaTheme="minorEastAsia"/>
                  <w:noProof/>
                  <w:sz w:val="24"/>
                  <w:szCs w:val="24"/>
                  <w:lang w:eastAsia="es-EC"/>
                </w:rPr>
              </w:rPrChange>
            </w:rPr>
          </w:pPr>
          <w:ins w:id="388" w:author="Vanessa Delgado Saltos" w:date="2026-06-04T05:37:00Z" w16du:dateUtc="2026-06-04T10:37:00Z">
            <w:r w:rsidRPr="00CC56ED">
              <w:rPr>
                <w:rStyle w:val="Hipervnculo"/>
                <w:rFonts w:ascii="Times New Roman" w:hAnsi="Times New Roman" w:cs="Times New Roman"/>
                <w:noProof/>
                <w:rPrChange w:id="389"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390"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391" w:author="Vanessa Delgado Saltos" w:date="2026-06-04T05:40:00Z" w16du:dateUtc="2026-06-04T10:40:00Z">
                  <w:rPr>
                    <w:noProof/>
                  </w:rPr>
                </w:rPrChange>
              </w:rPr>
              <w:instrText>HYPERLINK \l "_Toc231443953"</w:instrText>
            </w:r>
            <w:r w:rsidRPr="00CC56ED">
              <w:rPr>
                <w:rStyle w:val="Hipervnculo"/>
                <w:rFonts w:ascii="Times New Roman" w:hAnsi="Times New Roman" w:cs="Times New Roman"/>
                <w:noProof/>
                <w:rPrChange w:id="392"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393"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394"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395" w:author="Vanessa Delgado Saltos" w:date="2026-06-04T05:40:00Z" w16du:dateUtc="2026-06-04T10:40:00Z">
                  <w:rPr>
                    <w:rStyle w:val="Hipervnculo"/>
                    <w:noProof/>
                  </w:rPr>
                </w:rPrChange>
              </w:rPr>
              <w:t>6. Tecnologías a utilizar</w:t>
            </w:r>
            <w:r w:rsidRPr="00CC56ED">
              <w:rPr>
                <w:rFonts w:ascii="Times New Roman" w:hAnsi="Times New Roman" w:cs="Times New Roman"/>
                <w:noProof/>
                <w:webHidden/>
                <w:rPrChange w:id="396" w:author="Vanessa Delgado Saltos" w:date="2026-06-04T05:40:00Z" w16du:dateUtc="2026-06-04T10:40:00Z">
                  <w:rPr>
                    <w:noProof/>
                    <w:webHidden/>
                  </w:rPr>
                </w:rPrChange>
              </w:rPr>
              <w:tab/>
            </w:r>
            <w:r w:rsidRPr="00CC56ED">
              <w:rPr>
                <w:rFonts w:ascii="Times New Roman" w:hAnsi="Times New Roman" w:cs="Times New Roman"/>
                <w:noProof/>
                <w:webHidden/>
                <w:rPrChange w:id="397"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398" w:author="Vanessa Delgado Saltos" w:date="2026-06-04T05:40:00Z" w16du:dateUtc="2026-06-04T10:40:00Z">
                  <w:rPr>
                    <w:noProof/>
                    <w:webHidden/>
                  </w:rPr>
                </w:rPrChange>
              </w:rPr>
              <w:instrText xml:space="preserve"> PAGEREF _Toc231443953 \h </w:instrText>
            </w:r>
            <w:r w:rsidRPr="00CC56ED">
              <w:rPr>
                <w:rFonts w:ascii="Times New Roman" w:hAnsi="Times New Roman" w:cs="Times New Roman"/>
                <w:noProof/>
                <w:webHidden/>
                <w:rPrChange w:id="399" w:author="Vanessa Delgado Saltos" w:date="2026-06-04T05:40:00Z" w16du:dateUtc="2026-06-04T10:40:00Z">
                  <w:rPr>
                    <w:noProof/>
                    <w:webHidden/>
                  </w:rPr>
                </w:rPrChange>
              </w:rPr>
            </w:r>
            <w:r w:rsidRPr="00CC56ED">
              <w:rPr>
                <w:rFonts w:ascii="Times New Roman" w:hAnsi="Times New Roman" w:cs="Times New Roman"/>
                <w:noProof/>
                <w:webHidden/>
                <w:rPrChange w:id="400"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401" w:author="Vanessa Delgado Saltos" w:date="2026-06-04T05:40:00Z" w16du:dateUtc="2026-06-04T10:40:00Z">
                  <w:rPr>
                    <w:noProof/>
                    <w:webHidden/>
                  </w:rPr>
                </w:rPrChange>
              </w:rPr>
              <w:t>15</w:t>
            </w:r>
            <w:r w:rsidRPr="00CC56ED">
              <w:rPr>
                <w:rFonts w:ascii="Times New Roman" w:hAnsi="Times New Roman" w:cs="Times New Roman"/>
                <w:noProof/>
                <w:webHidden/>
                <w:rPrChange w:id="402"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403" w:author="Vanessa Delgado Saltos" w:date="2026-06-04T05:40:00Z" w16du:dateUtc="2026-06-04T10:40:00Z">
                  <w:rPr>
                    <w:rStyle w:val="Hipervnculo"/>
                    <w:noProof/>
                  </w:rPr>
                </w:rPrChange>
              </w:rPr>
              <w:fldChar w:fldCharType="end"/>
            </w:r>
          </w:ins>
        </w:p>
        <w:p w14:paraId="7C28B282" w14:textId="639E83F1" w:rsidR="00CC56ED" w:rsidRPr="00CC56ED" w:rsidRDefault="00CC56ED">
          <w:pPr>
            <w:pStyle w:val="TDC1"/>
            <w:tabs>
              <w:tab w:val="right" w:leader="dot" w:pos="8494"/>
            </w:tabs>
            <w:rPr>
              <w:ins w:id="404" w:author="Vanessa Delgado Saltos" w:date="2026-06-04T05:37:00Z" w16du:dateUtc="2026-06-04T10:37:00Z"/>
              <w:rFonts w:ascii="Times New Roman" w:eastAsiaTheme="minorEastAsia" w:hAnsi="Times New Roman" w:cs="Times New Roman"/>
              <w:noProof/>
              <w:sz w:val="24"/>
              <w:szCs w:val="24"/>
              <w:lang w:eastAsia="es-EC"/>
              <w:rPrChange w:id="405" w:author="Vanessa Delgado Saltos" w:date="2026-06-04T05:40:00Z" w16du:dateUtc="2026-06-04T10:40:00Z">
                <w:rPr>
                  <w:ins w:id="406" w:author="Vanessa Delgado Saltos" w:date="2026-06-04T05:37:00Z" w16du:dateUtc="2026-06-04T10:37:00Z"/>
                  <w:rFonts w:eastAsiaTheme="minorEastAsia"/>
                  <w:noProof/>
                  <w:sz w:val="24"/>
                  <w:szCs w:val="24"/>
                  <w:lang w:eastAsia="es-EC"/>
                </w:rPr>
              </w:rPrChange>
            </w:rPr>
          </w:pPr>
          <w:ins w:id="407" w:author="Vanessa Delgado Saltos" w:date="2026-06-04T05:37:00Z" w16du:dateUtc="2026-06-04T10:37:00Z">
            <w:r w:rsidRPr="00CC56ED">
              <w:rPr>
                <w:rStyle w:val="Hipervnculo"/>
                <w:rFonts w:ascii="Times New Roman" w:hAnsi="Times New Roman" w:cs="Times New Roman"/>
                <w:noProof/>
                <w:rPrChange w:id="408"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409"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410" w:author="Vanessa Delgado Saltos" w:date="2026-06-04T05:40:00Z" w16du:dateUtc="2026-06-04T10:40:00Z">
                  <w:rPr>
                    <w:noProof/>
                  </w:rPr>
                </w:rPrChange>
              </w:rPr>
              <w:instrText>HYPERLINK \l "_Toc231443959"</w:instrText>
            </w:r>
            <w:r w:rsidRPr="00CC56ED">
              <w:rPr>
                <w:rStyle w:val="Hipervnculo"/>
                <w:rFonts w:ascii="Times New Roman" w:hAnsi="Times New Roman" w:cs="Times New Roman"/>
                <w:noProof/>
                <w:rPrChange w:id="411"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412"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413"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414" w:author="Vanessa Delgado Saltos" w:date="2026-06-04T05:40:00Z" w16du:dateUtc="2026-06-04T10:40:00Z">
                  <w:rPr>
                    <w:rStyle w:val="Hipervnculo"/>
                    <w:noProof/>
                  </w:rPr>
                </w:rPrChange>
              </w:rPr>
              <w:t>7. Diagrama UML</w:t>
            </w:r>
            <w:r w:rsidRPr="00CC56ED">
              <w:rPr>
                <w:rFonts w:ascii="Times New Roman" w:hAnsi="Times New Roman" w:cs="Times New Roman"/>
                <w:noProof/>
                <w:webHidden/>
                <w:rPrChange w:id="415" w:author="Vanessa Delgado Saltos" w:date="2026-06-04T05:40:00Z" w16du:dateUtc="2026-06-04T10:40:00Z">
                  <w:rPr>
                    <w:noProof/>
                    <w:webHidden/>
                  </w:rPr>
                </w:rPrChange>
              </w:rPr>
              <w:tab/>
            </w:r>
            <w:r w:rsidRPr="00CC56ED">
              <w:rPr>
                <w:rFonts w:ascii="Times New Roman" w:hAnsi="Times New Roman" w:cs="Times New Roman"/>
                <w:noProof/>
                <w:webHidden/>
                <w:rPrChange w:id="416"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417" w:author="Vanessa Delgado Saltos" w:date="2026-06-04T05:40:00Z" w16du:dateUtc="2026-06-04T10:40:00Z">
                  <w:rPr>
                    <w:noProof/>
                    <w:webHidden/>
                  </w:rPr>
                </w:rPrChange>
              </w:rPr>
              <w:instrText xml:space="preserve"> PAGEREF _Toc231443959 \h </w:instrText>
            </w:r>
            <w:r w:rsidRPr="00CC56ED">
              <w:rPr>
                <w:rFonts w:ascii="Times New Roman" w:hAnsi="Times New Roman" w:cs="Times New Roman"/>
                <w:noProof/>
                <w:webHidden/>
                <w:rPrChange w:id="418" w:author="Vanessa Delgado Saltos" w:date="2026-06-04T05:40:00Z" w16du:dateUtc="2026-06-04T10:40:00Z">
                  <w:rPr>
                    <w:noProof/>
                    <w:webHidden/>
                  </w:rPr>
                </w:rPrChange>
              </w:rPr>
            </w:r>
            <w:r w:rsidRPr="00CC56ED">
              <w:rPr>
                <w:rFonts w:ascii="Times New Roman" w:hAnsi="Times New Roman" w:cs="Times New Roman"/>
                <w:noProof/>
                <w:webHidden/>
                <w:rPrChange w:id="419"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420" w:author="Vanessa Delgado Saltos" w:date="2026-06-04T05:40:00Z" w16du:dateUtc="2026-06-04T10:40:00Z">
                  <w:rPr>
                    <w:noProof/>
                    <w:webHidden/>
                  </w:rPr>
                </w:rPrChange>
              </w:rPr>
              <w:t>17</w:t>
            </w:r>
            <w:r w:rsidRPr="00CC56ED">
              <w:rPr>
                <w:rFonts w:ascii="Times New Roman" w:hAnsi="Times New Roman" w:cs="Times New Roman"/>
                <w:noProof/>
                <w:webHidden/>
                <w:rPrChange w:id="421"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422" w:author="Vanessa Delgado Saltos" w:date="2026-06-04T05:40:00Z" w16du:dateUtc="2026-06-04T10:40:00Z">
                  <w:rPr>
                    <w:rStyle w:val="Hipervnculo"/>
                    <w:noProof/>
                  </w:rPr>
                </w:rPrChange>
              </w:rPr>
              <w:fldChar w:fldCharType="end"/>
            </w:r>
          </w:ins>
        </w:p>
        <w:p w14:paraId="4055311E" w14:textId="3D2593B5" w:rsidR="00CC56ED" w:rsidRPr="00CC56ED" w:rsidRDefault="00CC56ED">
          <w:pPr>
            <w:pStyle w:val="TDC1"/>
            <w:tabs>
              <w:tab w:val="right" w:leader="dot" w:pos="8494"/>
            </w:tabs>
            <w:rPr>
              <w:ins w:id="423" w:author="Vanessa Delgado Saltos" w:date="2026-06-04T05:37:00Z" w16du:dateUtc="2026-06-04T10:37:00Z"/>
              <w:rFonts w:ascii="Times New Roman" w:eastAsiaTheme="minorEastAsia" w:hAnsi="Times New Roman" w:cs="Times New Roman"/>
              <w:noProof/>
              <w:sz w:val="24"/>
              <w:szCs w:val="24"/>
              <w:lang w:eastAsia="es-EC"/>
              <w:rPrChange w:id="424" w:author="Vanessa Delgado Saltos" w:date="2026-06-04T05:40:00Z" w16du:dateUtc="2026-06-04T10:40:00Z">
                <w:rPr>
                  <w:ins w:id="425" w:author="Vanessa Delgado Saltos" w:date="2026-06-04T05:37:00Z" w16du:dateUtc="2026-06-04T10:37:00Z"/>
                  <w:rFonts w:eastAsiaTheme="minorEastAsia"/>
                  <w:noProof/>
                  <w:sz w:val="24"/>
                  <w:szCs w:val="24"/>
                  <w:lang w:eastAsia="es-EC"/>
                </w:rPr>
              </w:rPrChange>
            </w:rPr>
          </w:pPr>
          <w:ins w:id="426" w:author="Vanessa Delgado Saltos" w:date="2026-06-04T05:37:00Z" w16du:dateUtc="2026-06-04T10:37:00Z">
            <w:r w:rsidRPr="00CC56ED">
              <w:rPr>
                <w:rStyle w:val="Hipervnculo"/>
                <w:rFonts w:ascii="Times New Roman" w:hAnsi="Times New Roman" w:cs="Times New Roman"/>
                <w:noProof/>
                <w:rPrChange w:id="427" w:author="Vanessa Delgado Saltos" w:date="2026-06-04T05:40:00Z" w16du:dateUtc="2026-06-04T10:40:00Z">
                  <w:rPr>
                    <w:rStyle w:val="Hipervnculo"/>
                    <w:noProof/>
                  </w:rPr>
                </w:rPrChange>
              </w:rPr>
              <w:fldChar w:fldCharType="begin"/>
            </w:r>
            <w:r w:rsidRPr="00CC56ED">
              <w:rPr>
                <w:rStyle w:val="Hipervnculo"/>
                <w:rFonts w:ascii="Times New Roman" w:hAnsi="Times New Roman" w:cs="Times New Roman"/>
                <w:noProof/>
                <w:rPrChange w:id="428" w:author="Vanessa Delgado Saltos" w:date="2026-06-04T05:40:00Z" w16du:dateUtc="2026-06-04T10:40:00Z">
                  <w:rPr>
                    <w:rStyle w:val="Hipervnculo"/>
                    <w:noProof/>
                  </w:rPr>
                </w:rPrChange>
              </w:rPr>
              <w:instrText xml:space="preserve"> </w:instrText>
            </w:r>
            <w:r w:rsidRPr="00CC56ED">
              <w:rPr>
                <w:rFonts w:ascii="Times New Roman" w:hAnsi="Times New Roman" w:cs="Times New Roman"/>
                <w:noProof/>
                <w:rPrChange w:id="429" w:author="Vanessa Delgado Saltos" w:date="2026-06-04T05:40:00Z" w16du:dateUtc="2026-06-04T10:40:00Z">
                  <w:rPr>
                    <w:noProof/>
                  </w:rPr>
                </w:rPrChange>
              </w:rPr>
              <w:instrText>HYPERLINK \l "_Toc231443960"</w:instrText>
            </w:r>
            <w:r w:rsidRPr="00CC56ED">
              <w:rPr>
                <w:rStyle w:val="Hipervnculo"/>
                <w:rFonts w:ascii="Times New Roman" w:hAnsi="Times New Roman" w:cs="Times New Roman"/>
                <w:noProof/>
                <w:rPrChange w:id="430" w:author="Vanessa Delgado Saltos" w:date="2026-06-04T05:40:00Z" w16du:dateUtc="2026-06-04T10:40:00Z">
                  <w:rPr>
                    <w:rStyle w:val="Hipervnculo"/>
                    <w:noProof/>
                  </w:rPr>
                </w:rPrChange>
              </w:rPr>
              <w:instrText xml:space="preserve"> </w:instrText>
            </w:r>
            <w:r w:rsidRPr="00CC56ED">
              <w:rPr>
                <w:rStyle w:val="Hipervnculo"/>
                <w:rFonts w:ascii="Times New Roman" w:hAnsi="Times New Roman" w:cs="Times New Roman"/>
                <w:noProof/>
                <w:rPrChange w:id="431" w:author="Vanessa Delgado Saltos" w:date="2026-06-04T05:40:00Z" w16du:dateUtc="2026-06-04T10:40:00Z">
                  <w:rPr>
                    <w:rStyle w:val="Hipervnculo"/>
                    <w:noProof/>
                  </w:rPr>
                </w:rPrChange>
              </w:rPr>
            </w:r>
            <w:r w:rsidRPr="00CC56ED">
              <w:rPr>
                <w:rStyle w:val="Hipervnculo"/>
                <w:rFonts w:ascii="Times New Roman" w:hAnsi="Times New Roman" w:cs="Times New Roman"/>
                <w:noProof/>
                <w:rPrChange w:id="432" w:author="Vanessa Delgado Saltos" w:date="2026-06-04T05:40:00Z" w16du:dateUtc="2026-06-04T10:40:00Z">
                  <w:rPr>
                    <w:rStyle w:val="Hipervnculo"/>
                    <w:noProof/>
                  </w:rPr>
                </w:rPrChange>
              </w:rPr>
              <w:fldChar w:fldCharType="separate"/>
            </w:r>
            <w:r w:rsidRPr="00CC56ED">
              <w:rPr>
                <w:rStyle w:val="Hipervnculo"/>
                <w:rFonts w:ascii="Times New Roman" w:hAnsi="Times New Roman" w:cs="Times New Roman"/>
                <w:noProof/>
                <w:rPrChange w:id="433" w:author="Vanessa Delgado Saltos" w:date="2026-06-04T05:40:00Z" w16du:dateUtc="2026-06-04T10:40:00Z">
                  <w:rPr>
                    <w:rStyle w:val="Hipervnculo"/>
                    <w:noProof/>
                  </w:rPr>
                </w:rPrChange>
              </w:rPr>
              <w:t>8. Diagrama de casos de uso</w:t>
            </w:r>
            <w:r w:rsidRPr="00CC56ED">
              <w:rPr>
                <w:rFonts w:ascii="Times New Roman" w:hAnsi="Times New Roman" w:cs="Times New Roman"/>
                <w:noProof/>
                <w:webHidden/>
                <w:rPrChange w:id="434" w:author="Vanessa Delgado Saltos" w:date="2026-06-04T05:40:00Z" w16du:dateUtc="2026-06-04T10:40:00Z">
                  <w:rPr>
                    <w:noProof/>
                    <w:webHidden/>
                  </w:rPr>
                </w:rPrChange>
              </w:rPr>
              <w:tab/>
            </w:r>
            <w:r w:rsidRPr="00CC56ED">
              <w:rPr>
                <w:rFonts w:ascii="Times New Roman" w:hAnsi="Times New Roman" w:cs="Times New Roman"/>
                <w:noProof/>
                <w:webHidden/>
                <w:rPrChange w:id="435" w:author="Vanessa Delgado Saltos" w:date="2026-06-04T05:40:00Z" w16du:dateUtc="2026-06-04T10:40:00Z">
                  <w:rPr>
                    <w:noProof/>
                    <w:webHidden/>
                  </w:rPr>
                </w:rPrChange>
              </w:rPr>
              <w:fldChar w:fldCharType="begin"/>
            </w:r>
            <w:r w:rsidRPr="00CC56ED">
              <w:rPr>
                <w:rFonts w:ascii="Times New Roman" w:hAnsi="Times New Roman" w:cs="Times New Roman"/>
                <w:noProof/>
                <w:webHidden/>
                <w:rPrChange w:id="436" w:author="Vanessa Delgado Saltos" w:date="2026-06-04T05:40:00Z" w16du:dateUtc="2026-06-04T10:40:00Z">
                  <w:rPr>
                    <w:noProof/>
                    <w:webHidden/>
                  </w:rPr>
                </w:rPrChange>
              </w:rPr>
              <w:instrText xml:space="preserve"> PAGEREF _Toc231443960 \h </w:instrText>
            </w:r>
            <w:r w:rsidRPr="00CC56ED">
              <w:rPr>
                <w:rFonts w:ascii="Times New Roman" w:hAnsi="Times New Roman" w:cs="Times New Roman"/>
                <w:noProof/>
                <w:webHidden/>
                <w:rPrChange w:id="437" w:author="Vanessa Delgado Saltos" w:date="2026-06-04T05:40:00Z" w16du:dateUtc="2026-06-04T10:40:00Z">
                  <w:rPr>
                    <w:noProof/>
                    <w:webHidden/>
                  </w:rPr>
                </w:rPrChange>
              </w:rPr>
            </w:r>
            <w:r w:rsidRPr="00CC56ED">
              <w:rPr>
                <w:rFonts w:ascii="Times New Roman" w:hAnsi="Times New Roman" w:cs="Times New Roman"/>
                <w:noProof/>
                <w:webHidden/>
                <w:rPrChange w:id="438" w:author="Vanessa Delgado Saltos" w:date="2026-06-04T05:40:00Z" w16du:dateUtc="2026-06-04T10:40:00Z">
                  <w:rPr>
                    <w:noProof/>
                    <w:webHidden/>
                  </w:rPr>
                </w:rPrChange>
              </w:rPr>
              <w:fldChar w:fldCharType="separate"/>
            </w:r>
            <w:r w:rsidRPr="00CC56ED">
              <w:rPr>
                <w:rFonts w:ascii="Times New Roman" w:hAnsi="Times New Roman" w:cs="Times New Roman"/>
                <w:noProof/>
                <w:webHidden/>
                <w:rPrChange w:id="439" w:author="Vanessa Delgado Saltos" w:date="2026-06-04T05:40:00Z" w16du:dateUtc="2026-06-04T10:40:00Z">
                  <w:rPr>
                    <w:noProof/>
                    <w:webHidden/>
                  </w:rPr>
                </w:rPrChange>
              </w:rPr>
              <w:t>18</w:t>
            </w:r>
            <w:r w:rsidRPr="00CC56ED">
              <w:rPr>
                <w:rFonts w:ascii="Times New Roman" w:hAnsi="Times New Roman" w:cs="Times New Roman"/>
                <w:noProof/>
                <w:webHidden/>
                <w:rPrChange w:id="440" w:author="Vanessa Delgado Saltos" w:date="2026-06-04T05:40:00Z" w16du:dateUtc="2026-06-04T10:40:00Z">
                  <w:rPr>
                    <w:noProof/>
                    <w:webHidden/>
                  </w:rPr>
                </w:rPrChange>
              </w:rPr>
              <w:fldChar w:fldCharType="end"/>
            </w:r>
            <w:r w:rsidRPr="00CC56ED">
              <w:rPr>
                <w:rStyle w:val="Hipervnculo"/>
                <w:rFonts w:ascii="Times New Roman" w:hAnsi="Times New Roman" w:cs="Times New Roman"/>
                <w:noProof/>
                <w:rPrChange w:id="441" w:author="Vanessa Delgado Saltos" w:date="2026-06-04T05:40:00Z" w16du:dateUtc="2026-06-04T10:40:00Z">
                  <w:rPr>
                    <w:rStyle w:val="Hipervnculo"/>
                    <w:noProof/>
                  </w:rPr>
                </w:rPrChange>
              </w:rPr>
              <w:fldChar w:fldCharType="end"/>
            </w:r>
          </w:ins>
        </w:p>
        <w:p w14:paraId="1FCFD2EB" w14:textId="1F4A2A89" w:rsidR="009D3097" w:rsidRPr="00CC56ED" w:rsidDel="009D3097" w:rsidRDefault="009D3097">
          <w:pPr>
            <w:pStyle w:val="TDC1"/>
            <w:tabs>
              <w:tab w:val="right" w:leader="dot" w:pos="8494"/>
            </w:tabs>
            <w:rPr>
              <w:del w:id="442" w:author="Vanessa Delgado Saltos" w:date="2026-06-04T05:37:00Z" w16du:dateUtc="2026-06-04T10:37:00Z"/>
              <w:rFonts w:ascii="Times New Roman" w:hAnsi="Times New Roman" w:cs="Times New Roman"/>
              <w:noProof/>
              <w:rPrChange w:id="443" w:author="Vanessa Delgado Saltos" w:date="2026-06-04T05:40:00Z" w16du:dateUtc="2026-06-04T10:40:00Z">
                <w:rPr>
                  <w:del w:id="444" w:author="Vanessa Delgado Saltos" w:date="2026-06-04T05:37:00Z" w16du:dateUtc="2026-06-04T10:37:00Z"/>
                  <w:noProof/>
                </w:rPr>
              </w:rPrChange>
            </w:rPr>
          </w:pPr>
          <w:del w:id="445" w:author="Vanessa Delgado Saltos" w:date="2026-06-04T05:37:00Z" w16du:dateUtc="2026-06-04T10:37:00Z">
            <w:r w:rsidRPr="00CC56ED" w:rsidDel="009D3097">
              <w:rPr>
                <w:rStyle w:val="Hipervnculo"/>
                <w:rFonts w:ascii="Times New Roman" w:hAnsi="Times New Roman" w:cs="Times New Roman"/>
                <w:noProof/>
                <w:lang w:val="es-419"/>
                <w:rPrChange w:id="446" w:author="Vanessa Delgado Saltos" w:date="2026-06-04T05:40:00Z" w16du:dateUtc="2026-06-04T10:40:00Z">
                  <w:rPr>
                    <w:rStyle w:val="Hipervnculo"/>
                    <w:noProof/>
                    <w:lang w:val="es-419"/>
                  </w:rPr>
                </w:rPrChange>
              </w:rPr>
              <w:delText>1. Contextualización del Proyecto</w:delText>
            </w:r>
            <w:r w:rsidRPr="00CC56ED" w:rsidDel="009D3097">
              <w:rPr>
                <w:rFonts w:ascii="Times New Roman" w:hAnsi="Times New Roman" w:cs="Times New Roman"/>
                <w:noProof/>
                <w:webHidden/>
                <w:rPrChange w:id="447" w:author="Vanessa Delgado Saltos" w:date="2026-06-04T05:40:00Z" w16du:dateUtc="2026-06-04T10:40:00Z">
                  <w:rPr>
                    <w:noProof/>
                    <w:webHidden/>
                  </w:rPr>
                </w:rPrChange>
              </w:rPr>
              <w:tab/>
              <w:delText>3</w:delText>
            </w:r>
          </w:del>
        </w:p>
        <w:p w14:paraId="02DB421D" w14:textId="54DB7F44" w:rsidR="009D3097" w:rsidRPr="00CC56ED" w:rsidDel="009D3097" w:rsidRDefault="009D3097">
          <w:pPr>
            <w:pStyle w:val="TDC1"/>
            <w:tabs>
              <w:tab w:val="right" w:leader="dot" w:pos="8494"/>
            </w:tabs>
            <w:rPr>
              <w:del w:id="448" w:author="Vanessa Delgado Saltos" w:date="2026-06-04T05:37:00Z" w16du:dateUtc="2026-06-04T10:37:00Z"/>
              <w:rFonts w:ascii="Times New Roman" w:hAnsi="Times New Roman" w:cs="Times New Roman"/>
              <w:noProof/>
              <w:rPrChange w:id="449" w:author="Vanessa Delgado Saltos" w:date="2026-06-04T05:40:00Z" w16du:dateUtc="2026-06-04T10:40:00Z">
                <w:rPr>
                  <w:del w:id="450" w:author="Vanessa Delgado Saltos" w:date="2026-06-04T05:37:00Z" w16du:dateUtc="2026-06-04T10:37:00Z"/>
                  <w:noProof/>
                </w:rPr>
              </w:rPrChange>
            </w:rPr>
          </w:pPr>
          <w:del w:id="451" w:author="Vanessa Delgado Saltos" w:date="2026-06-04T05:37:00Z" w16du:dateUtc="2026-06-04T10:37:00Z">
            <w:r w:rsidRPr="00CC56ED" w:rsidDel="009D3097">
              <w:rPr>
                <w:rStyle w:val="Hipervnculo"/>
                <w:rFonts w:ascii="Times New Roman" w:hAnsi="Times New Roman" w:cs="Times New Roman"/>
                <w:noProof/>
                <w:rPrChange w:id="452" w:author="Vanessa Delgado Saltos" w:date="2026-06-04T05:40:00Z" w16du:dateUtc="2026-06-04T10:40:00Z">
                  <w:rPr>
                    <w:rStyle w:val="Hipervnculo"/>
                    <w:noProof/>
                  </w:rPr>
                </w:rPrChange>
              </w:rPr>
              <w:delText>2. Funcionalidades clave del sistema</w:delText>
            </w:r>
            <w:r w:rsidRPr="00CC56ED" w:rsidDel="009D3097">
              <w:rPr>
                <w:rFonts w:ascii="Times New Roman" w:hAnsi="Times New Roman" w:cs="Times New Roman"/>
                <w:noProof/>
                <w:webHidden/>
                <w:rPrChange w:id="453" w:author="Vanessa Delgado Saltos" w:date="2026-06-04T05:40:00Z" w16du:dateUtc="2026-06-04T10:40:00Z">
                  <w:rPr>
                    <w:noProof/>
                    <w:webHidden/>
                  </w:rPr>
                </w:rPrChange>
              </w:rPr>
              <w:tab/>
              <w:delText>4</w:delText>
            </w:r>
          </w:del>
        </w:p>
        <w:p w14:paraId="3084039D" w14:textId="24E95975" w:rsidR="009D3097" w:rsidRPr="00CC56ED" w:rsidDel="009D3097" w:rsidRDefault="009D3097">
          <w:pPr>
            <w:pStyle w:val="TDC1"/>
            <w:tabs>
              <w:tab w:val="right" w:leader="dot" w:pos="8494"/>
            </w:tabs>
            <w:rPr>
              <w:del w:id="454" w:author="Vanessa Delgado Saltos" w:date="2026-06-04T05:37:00Z" w16du:dateUtc="2026-06-04T10:37:00Z"/>
              <w:rFonts w:ascii="Times New Roman" w:hAnsi="Times New Roman" w:cs="Times New Roman"/>
              <w:noProof/>
              <w:rPrChange w:id="455" w:author="Vanessa Delgado Saltos" w:date="2026-06-04T05:40:00Z" w16du:dateUtc="2026-06-04T10:40:00Z">
                <w:rPr>
                  <w:del w:id="456" w:author="Vanessa Delgado Saltos" w:date="2026-06-04T05:37:00Z" w16du:dateUtc="2026-06-04T10:37:00Z"/>
                  <w:noProof/>
                </w:rPr>
              </w:rPrChange>
            </w:rPr>
          </w:pPr>
          <w:del w:id="457" w:author="Vanessa Delgado Saltos" w:date="2026-06-04T05:37:00Z" w16du:dateUtc="2026-06-04T10:37:00Z">
            <w:r w:rsidRPr="00CC56ED" w:rsidDel="009D3097">
              <w:rPr>
                <w:rStyle w:val="Hipervnculo"/>
                <w:rFonts w:ascii="Times New Roman" w:hAnsi="Times New Roman" w:cs="Times New Roman"/>
                <w:noProof/>
                <w:rPrChange w:id="458" w:author="Vanessa Delgado Saltos" w:date="2026-06-04T05:40:00Z" w16du:dateUtc="2026-06-04T10:40:00Z">
                  <w:rPr>
                    <w:rStyle w:val="Hipervnculo"/>
                    <w:noProof/>
                  </w:rPr>
                </w:rPrChange>
              </w:rPr>
              <w:delText>2.1 Gestión de clientes</w:delText>
            </w:r>
            <w:r w:rsidRPr="00CC56ED" w:rsidDel="009D3097">
              <w:rPr>
                <w:rFonts w:ascii="Times New Roman" w:hAnsi="Times New Roman" w:cs="Times New Roman"/>
                <w:noProof/>
                <w:webHidden/>
                <w:rPrChange w:id="459" w:author="Vanessa Delgado Saltos" w:date="2026-06-04T05:40:00Z" w16du:dateUtc="2026-06-04T10:40:00Z">
                  <w:rPr>
                    <w:noProof/>
                    <w:webHidden/>
                  </w:rPr>
                </w:rPrChange>
              </w:rPr>
              <w:tab/>
              <w:delText>4</w:delText>
            </w:r>
          </w:del>
        </w:p>
        <w:p w14:paraId="538B76E7" w14:textId="77EBB3C0" w:rsidR="009D3097" w:rsidRPr="00CC56ED" w:rsidDel="009D3097" w:rsidRDefault="009D3097">
          <w:pPr>
            <w:pStyle w:val="TDC1"/>
            <w:tabs>
              <w:tab w:val="right" w:leader="dot" w:pos="8494"/>
            </w:tabs>
            <w:rPr>
              <w:del w:id="460" w:author="Vanessa Delgado Saltos" w:date="2026-06-04T05:37:00Z" w16du:dateUtc="2026-06-04T10:37:00Z"/>
              <w:rFonts w:ascii="Times New Roman" w:hAnsi="Times New Roman" w:cs="Times New Roman"/>
              <w:noProof/>
              <w:rPrChange w:id="461" w:author="Vanessa Delgado Saltos" w:date="2026-06-04T05:40:00Z" w16du:dateUtc="2026-06-04T10:40:00Z">
                <w:rPr>
                  <w:del w:id="462" w:author="Vanessa Delgado Saltos" w:date="2026-06-04T05:37:00Z" w16du:dateUtc="2026-06-04T10:37:00Z"/>
                  <w:noProof/>
                </w:rPr>
              </w:rPrChange>
            </w:rPr>
          </w:pPr>
          <w:del w:id="463" w:author="Vanessa Delgado Saltos" w:date="2026-06-04T05:37:00Z" w16du:dateUtc="2026-06-04T10:37:00Z">
            <w:r w:rsidRPr="00CC56ED" w:rsidDel="009D3097">
              <w:rPr>
                <w:rStyle w:val="Hipervnculo"/>
                <w:rFonts w:ascii="Times New Roman" w:hAnsi="Times New Roman" w:cs="Times New Roman"/>
                <w:noProof/>
                <w:rPrChange w:id="464" w:author="Vanessa Delgado Saltos" w:date="2026-06-04T05:40:00Z" w16du:dateUtc="2026-06-04T10:40:00Z">
                  <w:rPr>
                    <w:rStyle w:val="Hipervnculo"/>
                    <w:noProof/>
                  </w:rPr>
                </w:rPrChange>
              </w:rPr>
              <w:delText>2.2 Gestión de órdenes de servicio</w:delText>
            </w:r>
            <w:r w:rsidRPr="00CC56ED" w:rsidDel="009D3097">
              <w:rPr>
                <w:rFonts w:ascii="Times New Roman" w:hAnsi="Times New Roman" w:cs="Times New Roman"/>
                <w:noProof/>
                <w:webHidden/>
                <w:rPrChange w:id="465" w:author="Vanessa Delgado Saltos" w:date="2026-06-04T05:40:00Z" w16du:dateUtc="2026-06-04T10:40:00Z">
                  <w:rPr>
                    <w:noProof/>
                    <w:webHidden/>
                  </w:rPr>
                </w:rPrChange>
              </w:rPr>
              <w:tab/>
              <w:delText>5</w:delText>
            </w:r>
          </w:del>
        </w:p>
        <w:p w14:paraId="285D56BC" w14:textId="546AC1C8" w:rsidR="009D3097" w:rsidRPr="00CC56ED" w:rsidDel="009D3097" w:rsidRDefault="009D3097">
          <w:pPr>
            <w:pStyle w:val="TDC1"/>
            <w:tabs>
              <w:tab w:val="right" w:leader="dot" w:pos="8494"/>
            </w:tabs>
            <w:rPr>
              <w:del w:id="466" w:author="Vanessa Delgado Saltos" w:date="2026-06-04T05:37:00Z" w16du:dateUtc="2026-06-04T10:37:00Z"/>
              <w:rFonts w:ascii="Times New Roman" w:hAnsi="Times New Roman" w:cs="Times New Roman"/>
              <w:noProof/>
              <w:rPrChange w:id="467" w:author="Vanessa Delgado Saltos" w:date="2026-06-04T05:40:00Z" w16du:dateUtc="2026-06-04T10:40:00Z">
                <w:rPr>
                  <w:del w:id="468" w:author="Vanessa Delgado Saltos" w:date="2026-06-04T05:37:00Z" w16du:dateUtc="2026-06-04T10:37:00Z"/>
                  <w:noProof/>
                </w:rPr>
              </w:rPrChange>
            </w:rPr>
          </w:pPr>
          <w:del w:id="469" w:author="Vanessa Delgado Saltos" w:date="2026-06-04T05:37:00Z" w16du:dateUtc="2026-06-04T10:37:00Z">
            <w:r w:rsidRPr="00CC56ED" w:rsidDel="009D3097">
              <w:rPr>
                <w:rStyle w:val="Hipervnculo"/>
                <w:rFonts w:ascii="Times New Roman" w:hAnsi="Times New Roman" w:cs="Times New Roman"/>
                <w:noProof/>
                <w:rPrChange w:id="470" w:author="Vanessa Delgado Saltos" w:date="2026-06-04T05:40:00Z" w16du:dateUtc="2026-06-04T10:40:00Z">
                  <w:rPr>
                    <w:rStyle w:val="Hipervnculo"/>
                    <w:noProof/>
                  </w:rPr>
                </w:rPrChange>
              </w:rPr>
              <w:delText>2.3 Gestión de recepción y clasificación de prendas</w:delText>
            </w:r>
            <w:r w:rsidRPr="00CC56ED" w:rsidDel="009D3097">
              <w:rPr>
                <w:rFonts w:ascii="Times New Roman" w:hAnsi="Times New Roman" w:cs="Times New Roman"/>
                <w:noProof/>
                <w:webHidden/>
                <w:rPrChange w:id="471" w:author="Vanessa Delgado Saltos" w:date="2026-06-04T05:40:00Z" w16du:dateUtc="2026-06-04T10:40:00Z">
                  <w:rPr>
                    <w:noProof/>
                    <w:webHidden/>
                  </w:rPr>
                </w:rPrChange>
              </w:rPr>
              <w:tab/>
              <w:delText>5</w:delText>
            </w:r>
          </w:del>
        </w:p>
        <w:p w14:paraId="1FD52378" w14:textId="7277EF3F" w:rsidR="009D3097" w:rsidRPr="00CC56ED" w:rsidDel="009D3097" w:rsidRDefault="009D3097">
          <w:pPr>
            <w:pStyle w:val="TDC1"/>
            <w:tabs>
              <w:tab w:val="right" w:leader="dot" w:pos="8494"/>
            </w:tabs>
            <w:rPr>
              <w:del w:id="472" w:author="Vanessa Delgado Saltos" w:date="2026-06-04T05:37:00Z" w16du:dateUtc="2026-06-04T10:37:00Z"/>
              <w:rFonts w:ascii="Times New Roman" w:hAnsi="Times New Roman" w:cs="Times New Roman"/>
              <w:noProof/>
              <w:rPrChange w:id="473" w:author="Vanessa Delgado Saltos" w:date="2026-06-04T05:40:00Z" w16du:dateUtc="2026-06-04T10:40:00Z">
                <w:rPr>
                  <w:del w:id="474" w:author="Vanessa Delgado Saltos" w:date="2026-06-04T05:37:00Z" w16du:dateUtc="2026-06-04T10:37:00Z"/>
                  <w:noProof/>
                </w:rPr>
              </w:rPrChange>
            </w:rPr>
          </w:pPr>
          <w:del w:id="475" w:author="Vanessa Delgado Saltos" w:date="2026-06-04T05:37:00Z" w16du:dateUtc="2026-06-04T10:37:00Z">
            <w:r w:rsidRPr="00CC56ED" w:rsidDel="009D3097">
              <w:rPr>
                <w:rStyle w:val="Hipervnculo"/>
                <w:rFonts w:ascii="Times New Roman" w:hAnsi="Times New Roman" w:cs="Times New Roman"/>
                <w:noProof/>
                <w:rPrChange w:id="476" w:author="Vanessa Delgado Saltos" w:date="2026-06-04T05:40:00Z" w16du:dateUtc="2026-06-04T10:40:00Z">
                  <w:rPr>
                    <w:rStyle w:val="Hipervnculo"/>
                    <w:noProof/>
                  </w:rPr>
                </w:rPrChange>
              </w:rPr>
              <w:delText>2.4 Gestión de servicios y tarifas</w:delText>
            </w:r>
            <w:r w:rsidRPr="00CC56ED" w:rsidDel="009D3097">
              <w:rPr>
                <w:rFonts w:ascii="Times New Roman" w:hAnsi="Times New Roman" w:cs="Times New Roman"/>
                <w:noProof/>
                <w:webHidden/>
                <w:rPrChange w:id="477" w:author="Vanessa Delgado Saltos" w:date="2026-06-04T05:40:00Z" w16du:dateUtc="2026-06-04T10:40:00Z">
                  <w:rPr>
                    <w:noProof/>
                    <w:webHidden/>
                  </w:rPr>
                </w:rPrChange>
              </w:rPr>
              <w:tab/>
              <w:delText>5</w:delText>
            </w:r>
          </w:del>
        </w:p>
        <w:p w14:paraId="4EBE7CC6" w14:textId="33F2639D" w:rsidR="009D3097" w:rsidRPr="00CC56ED" w:rsidDel="009D3097" w:rsidRDefault="009D3097">
          <w:pPr>
            <w:pStyle w:val="TDC1"/>
            <w:tabs>
              <w:tab w:val="right" w:leader="dot" w:pos="8494"/>
            </w:tabs>
            <w:rPr>
              <w:del w:id="478" w:author="Vanessa Delgado Saltos" w:date="2026-06-04T05:37:00Z" w16du:dateUtc="2026-06-04T10:37:00Z"/>
              <w:rFonts w:ascii="Times New Roman" w:hAnsi="Times New Roman" w:cs="Times New Roman"/>
              <w:noProof/>
              <w:rPrChange w:id="479" w:author="Vanessa Delgado Saltos" w:date="2026-06-04T05:40:00Z" w16du:dateUtc="2026-06-04T10:40:00Z">
                <w:rPr>
                  <w:del w:id="480" w:author="Vanessa Delgado Saltos" w:date="2026-06-04T05:37:00Z" w16du:dateUtc="2026-06-04T10:37:00Z"/>
                  <w:noProof/>
                </w:rPr>
              </w:rPrChange>
            </w:rPr>
          </w:pPr>
          <w:del w:id="481" w:author="Vanessa Delgado Saltos" w:date="2026-06-04T05:37:00Z" w16du:dateUtc="2026-06-04T10:37:00Z">
            <w:r w:rsidRPr="00CC56ED" w:rsidDel="009D3097">
              <w:rPr>
                <w:rStyle w:val="Hipervnculo"/>
                <w:rFonts w:ascii="Times New Roman" w:hAnsi="Times New Roman" w:cs="Times New Roman"/>
                <w:noProof/>
                <w:rPrChange w:id="482" w:author="Vanessa Delgado Saltos" w:date="2026-06-04T05:40:00Z" w16du:dateUtc="2026-06-04T10:40:00Z">
                  <w:rPr>
                    <w:rStyle w:val="Hipervnculo"/>
                    <w:noProof/>
                  </w:rPr>
                </w:rPrChange>
              </w:rPr>
              <w:delText>2.5 Control del proceso de lavado</w:delText>
            </w:r>
            <w:r w:rsidRPr="00CC56ED" w:rsidDel="009D3097">
              <w:rPr>
                <w:rFonts w:ascii="Times New Roman" w:hAnsi="Times New Roman" w:cs="Times New Roman"/>
                <w:noProof/>
                <w:webHidden/>
                <w:rPrChange w:id="483" w:author="Vanessa Delgado Saltos" w:date="2026-06-04T05:40:00Z" w16du:dateUtc="2026-06-04T10:40:00Z">
                  <w:rPr>
                    <w:noProof/>
                    <w:webHidden/>
                  </w:rPr>
                </w:rPrChange>
              </w:rPr>
              <w:tab/>
              <w:delText>5</w:delText>
            </w:r>
          </w:del>
        </w:p>
        <w:p w14:paraId="7CC58B06" w14:textId="09090DD1" w:rsidR="009D3097" w:rsidRPr="00CC56ED" w:rsidDel="009D3097" w:rsidRDefault="009D3097">
          <w:pPr>
            <w:pStyle w:val="TDC1"/>
            <w:tabs>
              <w:tab w:val="right" w:leader="dot" w:pos="8494"/>
            </w:tabs>
            <w:rPr>
              <w:del w:id="484" w:author="Vanessa Delgado Saltos" w:date="2026-06-04T05:37:00Z" w16du:dateUtc="2026-06-04T10:37:00Z"/>
              <w:rFonts w:ascii="Times New Roman" w:hAnsi="Times New Roman" w:cs="Times New Roman"/>
              <w:noProof/>
              <w:rPrChange w:id="485" w:author="Vanessa Delgado Saltos" w:date="2026-06-04T05:40:00Z" w16du:dateUtc="2026-06-04T10:40:00Z">
                <w:rPr>
                  <w:del w:id="486" w:author="Vanessa Delgado Saltos" w:date="2026-06-04T05:37:00Z" w16du:dateUtc="2026-06-04T10:37:00Z"/>
                  <w:noProof/>
                </w:rPr>
              </w:rPrChange>
            </w:rPr>
          </w:pPr>
          <w:del w:id="487" w:author="Vanessa Delgado Saltos" w:date="2026-06-04T05:37:00Z" w16du:dateUtc="2026-06-04T10:37:00Z">
            <w:r w:rsidRPr="00CC56ED" w:rsidDel="009D3097">
              <w:rPr>
                <w:rStyle w:val="Hipervnculo"/>
                <w:rFonts w:ascii="Times New Roman" w:hAnsi="Times New Roman" w:cs="Times New Roman"/>
                <w:noProof/>
                <w:rPrChange w:id="488" w:author="Vanessa Delgado Saltos" w:date="2026-06-04T05:40:00Z" w16du:dateUtc="2026-06-04T10:40:00Z">
                  <w:rPr>
                    <w:rStyle w:val="Hipervnculo"/>
                    <w:noProof/>
                  </w:rPr>
                </w:rPrChange>
              </w:rPr>
              <w:delText>2.6 Gestión de pagos</w:delText>
            </w:r>
            <w:r w:rsidRPr="00CC56ED" w:rsidDel="009D3097">
              <w:rPr>
                <w:rFonts w:ascii="Times New Roman" w:hAnsi="Times New Roman" w:cs="Times New Roman"/>
                <w:noProof/>
                <w:webHidden/>
                <w:rPrChange w:id="489" w:author="Vanessa Delgado Saltos" w:date="2026-06-04T05:40:00Z" w16du:dateUtc="2026-06-04T10:40:00Z">
                  <w:rPr>
                    <w:noProof/>
                    <w:webHidden/>
                  </w:rPr>
                </w:rPrChange>
              </w:rPr>
              <w:tab/>
              <w:delText>5</w:delText>
            </w:r>
          </w:del>
        </w:p>
        <w:p w14:paraId="41734FE1" w14:textId="71D6C581" w:rsidR="009D3097" w:rsidRPr="00CC56ED" w:rsidDel="009D3097" w:rsidRDefault="009D3097">
          <w:pPr>
            <w:pStyle w:val="TDC1"/>
            <w:tabs>
              <w:tab w:val="right" w:leader="dot" w:pos="8494"/>
            </w:tabs>
            <w:rPr>
              <w:del w:id="490" w:author="Vanessa Delgado Saltos" w:date="2026-06-04T05:37:00Z" w16du:dateUtc="2026-06-04T10:37:00Z"/>
              <w:rFonts w:ascii="Times New Roman" w:hAnsi="Times New Roman" w:cs="Times New Roman"/>
              <w:noProof/>
              <w:rPrChange w:id="491" w:author="Vanessa Delgado Saltos" w:date="2026-06-04T05:40:00Z" w16du:dateUtc="2026-06-04T10:40:00Z">
                <w:rPr>
                  <w:del w:id="492" w:author="Vanessa Delgado Saltos" w:date="2026-06-04T05:37:00Z" w16du:dateUtc="2026-06-04T10:37:00Z"/>
                  <w:noProof/>
                </w:rPr>
              </w:rPrChange>
            </w:rPr>
          </w:pPr>
          <w:del w:id="493" w:author="Vanessa Delgado Saltos" w:date="2026-06-04T05:37:00Z" w16du:dateUtc="2026-06-04T10:37:00Z">
            <w:r w:rsidRPr="00CC56ED" w:rsidDel="009D3097">
              <w:rPr>
                <w:rStyle w:val="Hipervnculo"/>
                <w:rFonts w:ascii="Times New Roman" w:hAnsi="Times New Roman" w:cs="Times New Roman"/>
                <w:noProof/>
                <w:rPrChange w:id="494" w:author="Vanessa Delgado Saltos" w:date="2026-06-04T05:40:00Z" w16du:dateUtc="2026-06-04T10:40:00Z">
                  <w:rPr>
                    <w:rStyle w:val="Hipervnculo"/>
                    <w:noProof/>
                  </w:rPr>
                </w:rPrChange>
              </w:rPr>
              <w:delText>2.7 Gestión de promociones y descuentos</w:delText>
            </w:r>
            <w:r w:rsidRPr="00CC56ED" w:rsidDel="009D3097">
              <w:rPr>
                <w:rFonts w:ascii="Times New Roman" w:hAnsi="Times New Roman" w:cs="Times New Roman"/>
                <w:noProof/>
                <w:webHidden/>
                <w:rPrChange w:id="495" w:author="Vanessa Delgado Saltos" w:date="2026-06-04T05:40:00Z" w16du:dateUtc="2026-06-04T10:40:00Z">
                  <w:rPr>
                    <w:noProof/>
                    <w:webHidden/>
                  </w:rPr>
                </w:rPrChange>
              </w:rPr>
              <w:tab/>
              <w:delText>5</w:delText>
            </w:r>
          </w:del>
        </w:p>
        <w:p w14:paraId="7FCC3763" w14:textId="438FF9FD" w:rsidR="009D3097" w:rsidRPr="00CC56ED" w:rsidDel="009D3097" w:rsidRDefault="009D3097">
          <w:pPr>
            <w:pStyle w:val="TDC1"/>
            <w:tabs>
              <w:tab w:val="right" w:leader="dot" w:pos="8494"/>
            </w:tabs>
            <w:rPr>
              <w:del w:id="496" w:author="Vanessa Delgado Saltos" w:date="2026-06-04T05:37:00Z" w16du:dateUtc="2026-06-04T10:37:00Z"/>
              <w:rFonts w:ascii="Times New Roman" w:hAnsi="Times New Roman" w:cs="Times New Roman"/>
              <w:noProof/>
              <w:rPrChange w:id="497" w:author="Vanessa Delgado Saltos" w:date="2026-06-04T05:40:00Z" w16du:dateUtc="2026-06-04T10:40:00Z">
                <w:rPr>
                  <w:del w:id="498" w:author="Vanessa Delgado Saltos" w:date="2026-06-04T05:37:00Z" w16du:dateUtc="2026-06-04T10:37:00Z"/>
                  <w:noProof/>
                </w:rPr>
              </w:rPrChange>
            </w:rPr>
          </w:pPr>
          <w:del w:id="499" w:author="Vanessa Delgado Saltos" w:date="2026-06-04T05:37:00Z" w16du:dateUtc="2026-06-04T10:37:00Z">
            <w:r w:rsidRPr="00CC56ED" w:rsidDel="009D3097">
              <w:rPr>
                <w:rStyle w:val="Hipervnculo"/>
                <w:rFonts w:ascii="Times New Roman" w:hAnsi="Times New Roman" w:cs="Times New Roman"/>
                <w:noProof/>
                <w:rPrChange w:id="500" w:author="Vanessa Delgado Saltos" w:date="2026-06-04T05:40:00Z" w16du:dateUtc="2026-06-04T10:40:00Z">
                  <w:rPr>
                    <w:rStyle w:val="Hipervnculo"/>
                    <w:noProof/>
                  </w:rPr>
                </w:rPrChange>
              </w:rPr>
              <w:delText>2.8 Generación de reportes</w:delText>
            </w:r>
            <w:r w:rsidRPr="00CC56ED" w:rsidDel="009D3097">
              <w:rPr>
                <w:rFonts w:ascii="Times New Roman" w:hAnsi="Times New Roman" w:cs="Times New Roman"/>
                <w:noProof/>
                <w:webHidden/>
                <w:rPrChange w:id="501" w:author="Vanessa Delgado Saltos" w:date="2026-06-04T05:40:00Z" w16du:dateUtc="2026-06-04T10:40:00Z">
                  <w:rPr>
                    <w:noProof/>
                    <w:webHidden/>
                  </w:rPr>
                </w:rPrChange>
              </w:rPr>
              <w:tab/>
              <w:delText>5</w:delText>
            </w:r>
          </w:del>
        </w:p>
        <w:p w14:paraId="5875CA33" w14:textId="082D540D" w:rsidR="009D3097" w:rsidRPr="00CC56ED" w:rsidDel="009D3097" w:rsidRDefault="009D3097">
          <w:pPr>
            <w:pStyle w:val="TDC1"/>
            <w:tabs>
              <w:tab w:val="right" w:leader="dot" w:pos="8494"/>
            </w:tabs>
            <w:rPr>
              <w:del w:id="502" w:author="Vanessa Delgado Saltos" w:date="2026-06-04T05:37:00Z" w16du:dateUtc="2026-06-04T10:37:00Z"/>
              <w:rFonts w:ascii="Times New Roman" w:hAnsi="Times New Roman" w:cs="Times New Roman"/>
              <w:noProof/>
              <w:rPrChange w:id="503" w:author="Vanessa Delgado Saltos" w:date="2026-06-04T05:40:00Z" w16du:dateUtc="2026-06-04T10:40:00Z">
                <w:rPr>
                  <w:del w:id="504" w:author="Vanessa Delgado Saltos" w:date="2026-06-04T05:37:00Z" w16du:dateUtc="2026-06-04T10:37:00Z"/>
                  <w:noProof/>
                </w:rPr>
              </w:rPrChange>
            </w:rPr>
          </w:pPr>
          <w:del w:id="505" w:author="Vanessa Delgado Saltos" w:date="2026-06-04T05:37:00Z" w16du:dateUtc="2026-06-04T10:37:00Z">
            <w:r w:rsidRPr="00CC56ED" w:rsidDel="009D3097">
              <w:rPr>
                <w:rStyle w:val="Hipervnculo"/>
                <w:rFonts w:ascii="Times New Roman" w:hAnsi="Times New Roman" w:cs="Times New Roman"/>
                <w:noProof/>
                <w:rPrChange w:id="506" w:author="Vanessa Delgado Saltos" w:date="2026-06-04T05:40:00Z" w16du:dateUtc="2026-06-04T10:40:00Z">
                  <w:rPr>
                    <w:rStyle w:val="Hipervnculo"/>
                    <w:noProof/>
                  </w:rPr>
                </w:rPrChange>
              </w:rPr>
              <w:delText>2.9 Gestión de usuarios y seguridad</w:delText>
            </w:r>
            <w:r w:rsidRPr="00CC56ED" w:rsidDel="009D3097">
              <w:rPr>
                <w:rFonts w:ascii="Times New Roman" w:hAnsi="Times New Roman" w:cs="Times New Roman"/>
                <w:noProof/>
                <w:webHidden/>
                <w:rPrChange w:id="507" w:author="Vanessa Delgado Saltos" w:date="2026-06-04T05:40:00Z" w16du:dateUtc="2026-06-04T10:40:00Z">
                  <w:rPr>
                    <w:noProof/>
                    <w:webHidden/>
                  </w:rPr>
                </w:rPrChange>
              </w:rPr>
              <w:tab/>
              <w:delText>6</w:delText>
            </w:r>
          </w:del>
        </w:p>
        <w:p w14:paraId="39DADC79" w14:textId="1EB474FD" w:rsidR="009D3097" w:rsidRPr="00CC56ED" w:rsidDel="009D3097" w:rsidRDefault="009D3097">
          <w:pPr>
            <w:pStyle w:val="TDC1"/>
            <w:tabs>
              <w:tab w:val="right" w:leader="dot" w:pos="8494"/>
            </w:tabs>
            <w:rPr>
              <w:del w:id="508" w:author="Vanessa Delgado Saltos" w:date="2026-06-04T05:37:00Z" w16du:dateUtc="2026-06-04T10:37:00Z"/>
              <w:rFonts w:ascii="Times New Roman" w:hAnsi="Times New Roman" w:cs="Times New Roman"/>
              <w:noProof/>
              <w:rPrChange w:id="509" w:author="Vanessa Delgado Saltos" w:date="2026-06-04T05:40:00Z" w16du:dateUtc="2026-06-04T10:40:00Z">
                <w:rPr>
                  <w:del w:id="510" w:author="Vanessa Delgado Saltos" w:date="2026-06-04T05:37:00Z" w16du:dateUtc="2026-06-04T10:37:00Z"/>
                  <w:noProof/>
                </w:rPr>
              </w:rPrChange>
            </w:rPr>
          </w:pPr>
          <w:del w:id="511" w:author="Vanessa Delgado Saltos" w:date="2026-06-04T05:37:00Z" w16du:dateUtc="2026-06-04T10:37:00Z">
            <w:r w:rsidRPr="00CC56ED" w:rsidDel="009D3097">
              <w:rPr>
                <w:rStyle w:val="Hipervnculo"/>
                <w:rFonts w:ascii="Times New Roman" w:hAnsi="Times New Roman" w:cs="Times New Roman"/>
                <w:noProof/>
                <w:rPrChange w:id="512" w:author="Vanessa Delgado Saltos" w:date="2026-06-04T05:40:00Z" w16du:dateUtc="2026-06-04T10:40:00Z">
                  <w:rPr>
                    <w:rStyle w:val="Hipervnculo"/>
                    <w:noProof/>
                  </w:rPr>
                </w:rPrChange>
              </w:rPr>
              <w:delText>3. Requisitos Funcionales</w:delText>
            </w:r>
            <w:r w:rsidRPr="00CC56ED" w:rsidDel="009D3097">
              <w:rPr>
                <w:rFonts w:ascii="Times New Roman" w:hAnsi="Times New Roman" w:cs="Times New Roman"/>
                <w:noProof/>
                <w:webHidden/>
                <w:rPrChange w:id="513" w:author="Vanessa Delgado Saltos" w:date="2026-06-04T05:40:00Z" w16du:dateUtc="2026-06-04T10:40:00Z">
                  <w:rPr>
                    <w:noProof/>
                    <w:webHidden/>
                  </w:rPr>
                </w:rPrChange>
              </w:rPr>
              <w:tab/>
              <w:delText>6</w:delText>
            </w:r>
          </w:del>
        </w:p>
        <w:p w14:paraId="1C48CE8C" w14:textId="312CEABC" w:rsidR="009D3097" w:rsidRPr="00CC56ED" w:rsidDel="009D3097" w:rsidRDefault="009D3097">
          <w:pPr>
            <w:pStyle w:val="TDC1"/>
            <w:tabs>
              <w:tab w:val="right" w:leader="dot" w:pos="8494"/>
            </w:tabs>
            <w:rPr>
              <w:del w:id="514" w:author="Vanessa Delgado Saltos" w:date="2026-06-04T05:37:00Z" w16du:dateUtc="2026-06-04T10:37:00Z"/>
              <w:rFonts w:ascii="Times New Roman" w:hAnsi="Times New Roman" w:cs="Times New Roman"/>
              <w:noProof/>
              <w:rPrChange w:id="515" w:author="Vanessa Delgado Saltos" w:date="2026-06-04T05:40:00Z" w16du:dateUtc="2026-06-04T10:40:00Z">
                <w:rPr>
                  <w:del w:id="516" w:author="Vanessa Delgado Saltos" w:date="2026-06-04T05:37:00Z" w16du:dateUtc="2026-06-04T10:37:00Z"/>
                  <w:noProof/>
                </w:rPr>
              </w:rPrChange>
            </w:rPr>
          </w:pPr>
          <w:del w:id="517" w:author="Vanessa Delgado Saltos" w:date="2026-06-04T05:37:00Z" w16du:dateUtc="2026-06-04T10:37:00Z">
            <w:r w:rsidRPr="00CC56ED" w:rsidDel="009D3097">
              <w:rPr>
                <w:rStyle w:val="Hipervnculo"/>
                <w:rFonts w:ascii="Times New Roman" w:hAnsi="Times New Roman" w:cs="Times New Roman"/>
                <w:noProof/>
                <w:rPrChange w:id="518" w:author="Vanessa Delgado Saltos" w:date="2026-06-04T05:40:00Z" w16du:dateUtc="2026-06-04T10:40:00Z">
                  <w:rPr>
                    <w:rStyle w:val="Hipervnculo"/>
                    <w:noProof/>
                  </w:rPr>
                </w:rPrChange>
              </w:rPr>
              <w:delText>3.1 Gestión de Clientes</w:delText>
            </w:r>
            <w:r w:rsidRPr="00CC56ED" w:rsidDel="009D3097">
              <w:rPr>
                <w:rFonts w:ascii="Times New Roman" w:hAnsi="Times New Roman" w:cs="Times New Roman"/>
                <w:noProof/>
                <w:webHidden/>
                <w:rPrChange w:id="519" w:author="Vanessa Delgado Saltos" w:date="2026-06-04T05:40:00Z" w16du:dateUtc="2026-06-04T10:40:00Z">
                  <w:rPr>
                    <w:noProof/>
                    <w:webHidden/>
                  </w:rPr>
                </w:rPrChange>
              </w:rPr>
              <w:tab/>
              <w:delText>6</w:delText>
            </w:r>
          </w:del>
        </w:p>
        <w:p w14:paraId="30289A5E" w14:textId="46BB2DDA" w:rsidR="009D3097" w:rsidRPr="00CC56ED" w:rsidDel="009D3097" w:rsidRDefault="009D3097">
          <w:pPr>
            <w:pStyle w:val="TDC1"/>
            <w:tabs>
              <w:tab w:val="right" w:leader="dot" w:pos="8494"/>
            </w:tabs>
            <w:rPr>
              <w:del w:id="520" w:author="Vanessa Delgado Saltos" w:date="2026-06-04T05:37:00Z" w16du:dateUtc="2026-06-04T10:37:00Z"/>
              <w:rFonts w:ascii="Times New Roman" w:hAnsi="Times New Roman" w:cs="Times New Roman"/>
              <w:noProof/>
              <w:rPrChange w:id="521" w:author="Vanessa Delgado Saltos" w:date="2026-06-04T05:40:00Z" w16du:dateUtc="2026-06-04T10:40:00Z">
                <w:rPr>
                  <w:del w:id="522" w:author="Vanessa Delgado Saltos" w:date="2026-06-04T05:37:00Z" w16du:dateUtc="2026-06-04T10:37:00Z"/>
                  <w:noProof/>
                </w:rPr>
              </w:rPrChange>
            </w:rPr>
          </w:pPr>
          <w:del w:id="523" w:author="Vanessa Delgado Saltos" w:date="2026-06-04T05:37:00Z" w16du:dateUtc="2026-06-04T10:37:00Z">
            <w:r w:rsidRPr="00CC56ED" w:rsidDel="009D3097">
              <w:rPr>
                <w:rStyle w:val="Hipervnculo"/>
                <w:rFonts w:ascii="Times New Roman" w:hAnsi="Times New Roman" w:cs="Times New Roman"/>
                <w:bCs/>
                <w:noProof/>
                <w:rPrChange w:id="524" w:author="Vanessa Delgado Saltos" w:date="2026-06-04T05:40:00Z" w16du:dateUtc="2026-06-04T10:40:00Z">
                  <w:rPr>
                    <w:rStyle w:val="Hipervnculo"/>
                    <w:bCs/>
                    <w:noProof/>
                  </w:rPr>
                </w:rPrChange>
              </w:rPr>
              <w:delText>3</w:delText>
            </w:r>
            <w:r w:rsidRPr="00CC56ED" w:rsidDel="009D3097">
              <w:rPr>
                <w:rFonts w:ascii="Times New Roman" w:hAnsi="Times New Roman" w:cs="Times New Roman"/>
                <w:noProof/>
                <w:webHidden/>
                <w:rPrChange w:id="525" w:author="Vanessa Delgado Saltos" w:date="2026-06-04T05:40:00Z" w16du:dateUtc="2026-06-04T10:40:00Z">
                  <w:rPr>
                    <w:noProof/>
                    <w:webHidden/>
                  </w:rPr>
                </w:rPrChange>
              </w:rPr>
              <w:tab/>
            </w:r>
            <w:r w:rsidRPr="00CC56ED" w:rsidDel="009D3097">
              <w:rPr>
                <w:rFonts w:ascii="Times New Roman" w:hAnsi="Times New Roman" w:cs="Times New Roman"/>
                <w:noProof/>
                <w:webHidden/>
                <w:rPrChange w:id="526" w:author="Vanessa Delgado Saltos" w:date="2026-06-04T05:40:00Z" w16du:dateUtc="2026-06-04T10:40:00Z">
                  <w:rPr>
                    <w:noProof/>
                    <w:webHidden/>
                  </w:rPr>
                </w:rPrChange>
              </w:rPr>
              <w:delText>6</w:delText>
            </w:r>
          </w:del>
        </w:p>
        <w:p w14:paraId="20B6C2E5" w14:textId="66283C31" w:rsidR="009D3097" w:rsidRPr="00CC56ED" w:rsidDel="009D3097" w:rsidRDefault="009D3097">
          <w:pPr>
            <w:pStyle w:val="TDC1"/>
            <w:tabs>
              <w:tab w:val="right" w:leader="dot" w:pos="8494"/>
            </w:tabs>
            <w:rPr>
              <w:del w:id="527" w:author="Vanessa Delgado Saltos" w:date="2026-06-04T05:37:00Z" w16du:dateUtc="2026-06-04T10:37:00Z"/>
              <w:rFonts w:ascii="Times New Roman" w:hAnsi="Times New Roman" w:cs="Times New Roman"/>
              <w:noProof/>
              <w:rPrChange w:id="528" w:author="Vanessa Delgado Saltos" w:date="2026-06-04T05:40:00Z" w16du:dateUtc="2026-06-04T10:40:00Z">
                <w:rPr>
                  <w:del w:id="529" w:author="Vanessa Delgado Saltos" w:date="2026-06-04T05:37:00Z" w16du:dateUtc="2026-06-04T10:37:00Z"/>
                  <w:noProof/>
                </w:rPr>
              </w:rPrChange>
            </w:rPr>
          </w:pPr>
          <w:del w:id="530" w:author="Vanessa Delgado Saltos" w:date="2026-06-04T05:37:00Z" w16du:dateUtc="2026-06-04T10:37:00Z">
            <w:r w:rsidRPr="00CC56ED" w:rsidDel="009D3097">
              <w:rPr>
                <w:rStyle w:val="Hipervnculo"/>
                <w:rFonts w:ascii="Times New Roman" w:hAnsi="Times New Roman" w:cs="Times New Roman"/>
                <w:bCs/>
                <w:noProof/>
                <w:rPrChange w:id="531" w:author="Vanessa Delgado Saltos" w:date="2026-06-04T05:40:00Z" w16du:dateUtc="2026-06-04T10:40:00Z">
                  <w:rPr>
                    <w:rStyle w:val="Hipervnculo"/>
                    <w:bCs/>
                    <w:noProof/>
                  </w:rPr>
                </w:rPrChange>
              </w:rPr>
              <w:delText>.2 Gestión de Órdenes de Servicio</w:delText>
            </w:r>
            <w:r w:rsidRPr="00CC56ED" w:rsidDel="009D3097">
              <w:rPr>
                <w:rFonts w:ascii="Times New Roman" w:hAnsi="Times New Roman" w:cs="Times New Roman"/>
                <w:noProof/>
                <w:webHidden/>
                <w:rPrChange w:id="532" w:author="Vanessa Delgado Saltos" w:date="2026-06-04T05:40:00Z" w16du:dateUtc="2026-06-04T10:40:00Z">
                  <w:rPr>
                    <w:noProof/>
                    <w:webHidden/>
                  </w:rPr>
                </w:rPrChange>
              </w:rPr>
              <w:tab/>
              <w:delText>6</w:delText>
            </w:r>
          </w:del>
        </w:p>
        <w:p w14:paraId="1E5F8E41" w14:textId="489702A7" w:rsidR="009D3097" w:rsidRPr="00CC56ED" w:rsidDel="009D3097" w:rsidRDefault="009D3097">
          <w:pPr>
            <w:pStyle w:val="TDC1"/>
            <w:tabs>
              <w:tab w:val="right" w:leader="dot" w:pos="8494"/>
            </w:tabs>
            <w:rPr>
              <w:del w:id="533" w:author="Vanessa Delgado Saltos" w:date="2026-06-04T05:37:00Z" w16du:dateUtc="2026-06-04T10:37:00Z"/>
              <w:rFonts w:ascii="Times New Roman" w:hAnsi="Times New Roman" w:cs="Times New Roman"/>
              <w:noProof/>
              <w:rPrChange w:id="534" w:author="Vanessa Delgado Saltos" w:date="2026-06-04T05:40:00Z" w16du:dateUtc="2026-06-04T10:40:00Z">
                <w:rPr>
                  <w:del w:id="535" w:author="Vanessa Delgado Saltos" w:date="2026-06-04T05:37:00Z" w16du:dateUtc="2026-06-04T10:37:00Z"/>
                  <w:noProof/>
                </w:rPr>
              </w:rPrChange>
            </w:rPr>
          </w:pPr>
          <w:del w:id="536" w:author="Vanessa Delgado Saltos" w:date="2026-06-04T05:37:00Z" w16du:dateUtc="2026-06-04T10:37:00Z">
            <w:r w:rsidRPr="00CC56ED" w:rsidDel="009D3097">
              <w:rPr>
                <w:rStyle w:val="Hipervnculo"/>
                <w:rFonts w:ascii="Times New Roman" w:hAnsi="Times New Roman" w:cs="Times New Roman"/>
                <w:noProof/>
                <w:rPrChange w:id="537" w:author="Vanessa Delgado Saltos" w:date="2026-06-04T05:40:00Z" w16du:dateUtc="2026-06-04T10:40:00Z">
                  <w:rPr>
                    <w:rStyle w:val="Hipervnculo"/>
                    <w:noProof/>
                  </w:rPr>
                </w:rPrChange>
              </w:rPr>
              <w:delText>3.3 Control del Proceso de Lavado</w:delText>
            </w:r>
            <w:r w:rsidRPr="00CC56ED" w:rsidDel="009D3097">
              <w:rPr>
                <w:rFonts w:ascii="Times New Roman" w:hAnsi="Times New Roman" w:cs="Times New Roman"/>
                <w:noProof/>
                <w:webHidden/>
                <w:rPrChange w:id="538" w:author="Vanessa Delgado Saltos" w:date="2026-06-04T05:40:00Z" w16du:dateUtc="2026-06-04T10:40:00Z">
                  <w:rPr>
                    <w:noProof/>
                    <w:webHidden/>
                  </w:rPr>
                </w:rPrChange>
              </w:rPr>
              <w:tab/>
              <w:delText>7</w:delText>
            </w:r>
          </w:del>
        </w:p>
        <w:p w14:paraId="52E11CE4" w14:textId="7E2984CE" w:rsidR="009D3097" w:rsidRPr="00CC56ED" w:rsidDel="009D3097" w:rsidRDefault="009D3097">
          <w:pPr>
            <w:pStyle w:val="TDC1"/>
            <w:tabs>
              <w:tab w:val="right" w:leader="dot" w:pos="8494"/>
            </w:tabs>
            <w:rPr>
              <w:del w:id="539" w:author="Vanessa Delgado Saltos" w:date="2026-06-04T05:37:00Z" w16du:dateUtc="2026-06-04T10:37:00Z"/>
              <w:rFonts w:ascii="Times New Roman" w:hAnsi="Times New Roman" w:cs="Times New Roman"/>
              <w:noProof/>
              <w:rPrChange w:id="540" w:author="Vanessa Delgado Saltos" w:date="2026-06-04T05:40:00Z" w16du:dateUtc="2026-06-04T10:40:00Z">
                <w:rPr>
                  <w:del w:id="541" w:author="Vanessa Delgado Saltos" w:date="2026-06-04T05:37:00Z" w16du:dateUtc="2026-06-04T10:37:00Z"/>
                  <w:noProof/>
                </w:rPr>
              </w:rPrChange>
            </w:rPr>
          </w:pPr>
          <w:del w:id="542" w:author="Vanessa Delgado Saltos" w:date="2026-06-04T05:37:00Z" w16du:dateUtc="2026-06-04T10:37:00Z">
            <w:r w:rsidRPr="00CC56ED" w:rsidDel="009D3097">
              <w:rPr>
                <w:rStyle w:val="Hipervnculo"/>
                <w:rFonts w:ascii="Times New Roman" w:hAnsi="Times New Roman" w:cs="Times New Roman"/>
                <w:noProof/>
                <w:rPrChange w:id="543" w:author="Vanessa Delgado Saltos" w:date="2026-06-04T05:40:00Z" w16du:dateUtc="2026-06-04T10:40:00Z">
                  <w:rPr>
                    <w:rStyle w:val="Hipervnculo"/>
                    <w:noProof/>
                  </w:rPr>
                </w:rPrChange>
              </w:rPr>
              <w:delText>3.4 Gestión de Servicios y Tarifas</w:delText>
            </w:r>
            <w:r w:rsidRPr="00CC56ED" w:rsidDel="009D3097">
              <w:rPr>
                <w:rFonts w:ascii="Times New Roman" w:hAnsi="Times New Roman" w:cs="Times New Roman"/>
                <w:noProof/>
                <w:webHidden/>
                <w:rPrChange w:id="544" w:author="Vanessa Delgado Saltos" w:date="2026-06-04T05:40:00Z" w16du:dateUtc="2026-06-04T10:40:00Z">
                  <w:rPr>
                    <w:noProof/>
                    <w:webHidden/>
                  </w:rPr>
                </w:rPrChange>
              </w:rPr>
              <w:tab/>
              <w:delText>8</w:delText>
            </w:r>
          </w:del>
        </w:p>
        <w:p w14:paraId="211E4965" w14:textId="0AE3ED83" w:rsidR="009D3097" w:rsidRPr="00CC56ED" w:rsidDel="009D3097" w:rsidRDefault="009D3097">
          <w:pPr>
            <w:pStyle w:val="TDC1"/>
            <w:tabs>
              <w:tab w:val="right" w:leader="dot" w:pos="8494"/>
            </w:tabs>
            <w:rPr>
              <w:del w:id="545" w:author="Vanessa Delgado Saltos" w:date="2026-06-04T05:37:00Z" w16du:dateUtc="2026-06-04T10:37:00Z"/>
              <w:rFonts w:ascii="Times New Roman" w:hAnsi="Times New Roman" w:cs="Times New Roman"/>
              <w:noProof/>
              <w:rPrChange w:id="546" w:author="Vanessa Delgado Saltos" w:date="2026-06-04T05:40:00Z" w16du:dateUtc="2026-06-04T10:40:00Z">
                <w:rPr>
                  <w:del w:id="547" w:author="Vanessa Delgado Saltos" w:date="2026-06-04T05:37:00Z" w16du:dateUtc="2026-06-04T10:37:00Z"/>
                  <w:noProof/>
                </w:rPr>
              </w:rPrChange>
            </w:rPr>
          </w:pPr>
          <w:del w:id="548" w:author="Vanessa Delgado Saltos" w:date="2026-06-04T05:37:00Z" w16du:dateUtc="2026-06-04T10:37:00Z">
            <w:r w:rsidRPr="00CC56ED" w:rsidDel="009D3097">
              <w:rPr>
                <w:rStyle w:val="Hipervnculo"/>
                <w:rFonts w:ascii="Times New Roman" w:hAnsi="Times New Roman" w:cs="Times New Roman"/>
                <w:noProof/>
                <w:rPrChange w:id="549" w:author="Vanessa Delgado Saltos" w:date="2026-06-04T05:40:00Z" w16du:dateUtc="2026-06-04T10:40:00Z">
                  <w:rPr>
                    <w:rStyle w:val="Hipervnculo"/>
                    <w:noProof/>
                  </w:rPr>
                </w:rPrChange>
              </w:rPr>
              <w:delText>3.5 Gestión de Pagos</w:delText>
            </w:r>
            <w:r w:rsidRPr="00CC56ED" w:rsidDel="009D3097">
              <w:rPr>
                <w:rFonts w:ascii="Times New Roman" w:hAnsi="Times New Roman" w:cs="Times New Roman"/>
                <w:noProof/>
                <w:webHidden/>
                <w:rPrChange w:id="550" w:author="Vanessa Delgado Saltos" w:date="2026-06-04T05:40:00Z" w16du:dateUtc="2026-06-04T10:40:00Z">
                  <w:rPr>
                    <w:noProof/>
                    <w:webHidden/>
                  </w:rPr>
                </w:rPrChange>
              </w:rPr>
              <w:tab/>
              <w:delText>8</w:delText>
            </w:r>
          </w:del>
        </w:p>
        <w:p w14:paraId="21F2771E" w14:textId="23D35D86" w:rsidR="009D3097" w:rsidRPr="00CC56ED" w:rsidDel="009D3097" w:rsidRDefault="009D3097">
          <w:pPr>
            <w:pStyle w:val="TDC1"/>
            <w:tabs>
              <w:tab w:val="right" w:leader="dot" w:pos="8494"/>
            </w:tabs>
            <w:rPr>
              <w:del w:id="551" w:author="Vanessa Delgado Saltos" w:date="2026-06-04T05:37:00Z" w16du:dateUtc="2026-06-04T10:37:00Z"/>
              <w:rFonts w:ascii="Times New Roman" w:hAnsi="Times New Roman" w:cs="Times New Roman"/>
              <w:noProof/>
              <w:rPrChange w:id="552" w:author="Vanessa Delgado Saltos" w:date="2026-06-04T05:40:00Z" w16du:dateUtc="2026-06-04T10:40:00Z">
                <w:rPr>
                  <w:del w:id="553" w:author="Vanessa Delgado Saltos" w:date="2026-06-04T05:37:00Z" w16du:dateUtc="2026-06-04T10:37:00Z"/>
                  <w:noProof/>
                </w:rPr>
              </w:rPrChange>
            </w:rPr>
          </w:pPr>
          <w:del w:id="554" w:author="Vanessa Delgado Saltos" w:date="2026-06-04T05:37:00Z" w16du:dateUtc="2026-06-04T10:37:00Z">
            <w:r w:rsidRPr="00CC56ED" w:rsidDel="009D3097">
              <w:rPr>
                <w:rStyle w:val="Hipervnculo"/>
                <w:rFonts w:ascii="Times New Roman" w:hAnsi="Times New Roman" w:cs="Times New Roman"/>
                <w:noProof/>
                <w:rPrChange w:id="555" w:author="Vanessa Delgado Saltos" w:date="2026-06-04T05:40:00Z" w16du:dateUtc="2026-06-04T10:40:00Z">
                  <w:rPr>
                    <w:rStyle w:val="Hipervnculo"/>
                    <w:noProof/>
                  </w:rPr>
                </w:rPrChange>
              </w:rPr>
              <w:delText>3.6 Generación de Reportes</w:delText>
            </w:r>
            <w:r w:rsidRPr="00CC56ED" w:rsidDel="009D3097">
              <w:rPr>
                <w:rFonts w:ascii="Times New Roman" w:hAnsi="Times New Roman" w:cs="Times New Roman"/>
                <w:noProof/>
                <w:webHidden/>
                <w:rPrChange w:id="556" w:author="Vanessa Delgado Saltos" w:date="2026-06-04T05:40:00Z" w16du:dateUtc="2026-06-04T10:40:00Z">
                  <w:rPr>
                    <w:noProof/>
                    <w:webHidden/>
                  </w:rPr>
                </w:rPrChange>
              </w:rPr>
              <w:tab/>
              <w:delText>9</w:delText>
            </w:r>
          </w:del>
        </w:p>
        <w:p w14:paraId="6DD0820D" w14:textId="301C6193" w:rsidR="009D3097" w:rsidRPr="00CC56ED" w:rsidDel="009D3097" w:rsidRDefault="009D3097">
          <w:pPr>
            <w:pStyle w:val="TDC1"/>
            <w:tabs>
              <w:tab w:val="right" w:leader="dot" w:pos="8494"/>
            </w:tabs>
            <w:rPr>
              <w:del w:id="557" w:author="Vanessa Delgado Saltos" w:date="2026-06-04T05:37:00Z" w16du:dateUtc="2026-06-04T10:37:00Z"/>
              <w:rFonts w:ascii="Times New Roman" w:hAnsi="Times New Roman" w:cs="Times New Roman"/>
              <w:noProof/>
              <w:rPrChange w:id="558" w:author="Vanessa Delgado Saltos" w:date="2026-06-04T05:40:00Z" w16du:dateUtc="2026-06-04T10:40:00Z">
                <w:rPr>
                  <w:del w:id="559" w:author="Vanessa Delgado Saltos" w:date="2026-06-04T05:37:00Z" w16du:dateUtc="2026-06-04T10:37:00Z"/>
                  <w:noProof/>
                </w:rPr>
              </w:rPrChange>
            </w:rPr>
          </w:pPr>
          <w:del w:id="560" w:author="Vanessa Delgado Saltos" w:date="2026-06-04T05:37:00Z" w16du:dateUtc="2026-06-04T10:37:00Z">
            <w:r w:rsidRPr="00CC56ED" w:rsidDel="009D3097">
              <w:rPr>
                <w:rStyle w:val="Hipervnculo"/>
                <w:rFonts w:ascii="Times New Roman" w:hAnsi="Times New Roman" w:cs="Times New Roman"/>
                <w:noProof/>
                <w:rPrChange w:id="561" w:author="Vanessa Delgado Saltos" w:date="2026-06-04T05:40:00Z" w16du:dateUtc="2026-06-04T10:40:00Z">
                  <w:rPr>
                    <w:rStyle w:val="Hipervnculo"/>
                    <w:noProof/>
                  </w:rPr>
                </w:rPrChange>
              </w:rPr>
              <w:delText>3.7 Gestión de Usuarios y Seguridad</w:delText>
            </w:r>
            <w:r w:rsidRPr="00CC56ED" w:rsidDel="009D3097">
              <w:rPr>
                <w:rFonts w:ascii="Times New Roman" w:hAnsi="Times New Roman" w:cs="Times New Roman"/>
                <w:noProof/>
                <w:webHidden/>
                <w:rPrChange w:id="562" w:author="Vanessa Delgado Saltos" w:date="2026-06-04T05:40:00Z" w16du:dateUtc="2026-06-04T10:40:00Z">
                  <w:rPr>
                    <w:noProof/>
                    <w:webHidden/>
                  </w:rPr>
                </w:rPrChange>
              </w:rPr>
              <w:tab/>
              <w:delText>9</w:delText>
            </w:r>
          </w:del>
        </w:p>
        <w:p w14:paraId="731A29DA" w14:textId="540D018F" w:rsidR="009D3097" w:rsidRPr="00CC56ED" w:rsidDel="009D3097" w:rsidRDefault="009D3097">
          <w:pPr>
            <w:pStyle w:val="TDC1"/>
            <w:tabs>
              <w:tab w:val="right" w:leader="dot" w:pos="8494"/>
            </w:tabs>
            <w:rPr>
              <w:del w:id="563" w:author="Vanessa Delgado Saltos" w:date="2026-06-04T05:37:00Z" w16du:dateUtc="2026-06-04T10:37:00Z"/>
              <w:rFonts w:ascii="Times New Roman" w:hAnsi="Times New Roman" w:cs="Times New Roman"/>
              <w:noProof/>
              <w:rPrChange w:id="564" w:author="Vanessa Delgado Saltos" w:date="2026-06-04T05:40:00Z" w16du:dateUtc="2026-06-04T10:40:00Z">
                <w:rPr>
                  <w:del w:id="565" w:author="Vanessa Delgado Saltos" w:date="2026-06-04T05:37:00Z" w16du:dateUtc="2026-06-04T10:37:00Z"/>
                  <w:noProof/>
                </w:rPr>
              </w:rPrChange>
            </w:rPr>
          </w:pPr>
          <w:del w:id="566" w:author="Vanessa Delgado Saltos" w:date="2026-06-04T05:37:00Z" w16du:dateUtc="2026-06-04T10:37:00Z">
            <w:r w:rsidRPr="00CC56ED" w:rsidDel="009D3097">
              <w:rPr>
                <w:rStyle w:val="Hipervnculo"/>
                <w:rFonts w:ascii="Times New Roman" w:hAnsi="Times New Roman" w:cs="Times New Roman"/>
                <w:noProof/>
                <w:rPrChange w:id="567" w:author="Vanessa Delgado Saltos" w:date="2026-06-04T05:40:00Z" w16du:dateUtc="2026-06-04T10:40:00Z">
                  <w:rPr>
                    <w:rStyle w:val="Hipervnculo"/>
                    <w:noProof/>
                  </w:rPr>
                </w:rPrChange>
              </w:rPr>
              <w:delText>4. Requisitos No Funcionales</w:delText>
            </w:r>
            <w:r w:rsidRPr="00CC56ED" w:rsidDel="009D3097">
              <w:rPr>
                <w:rFonts w:ascii="Times New Roman" w:hAnsi="Times New Roman" w:cs="Times New Roman"/>
                <w:noProof/>
                <w:webHidden/>
                <w:rPrChange w:id="568" w:author="Vanessa Delgado Saltos" w:date="2026-06-04T05:40:00Z" w16du:dateUtc="2026-06-04T10:40:00Z">
                  <w:rPr>
                    <w:noProof/>
                    <w:webHidden/>
                  </w:rPr>
                </w:rPrChange>
              </w:rPr>
              <w:tab/>
              <w:delText>10</w:delText>
            </w:r>
          </w:del>
        </w:p>
        <w:p w14:paraId="4DC47739" w14:textId="6A568371" w:rsidR="009D3097" w:rsidRPr="00CC56ED" w:rsidDel="009D3097" w:rsidRDefault="009D3097">
          <w:pPr>
            <w:pStyle w:val="TDC1"/>
            <w:tabs>
              <w:tab w:val="right" w:leader="dot" w:pos="8494"/>
            </w:tabs>
            <w:rPr>
              <w:del w:id="569" w:author="Vanessa Delgado Saltos" w:date="2026-06-04T05:37:00Z" w16du:dateUtc="2026-06-04T10:37:00Z"/>
              <w:rFonts w:ascii="Times New Roman" w:hAnsi="Times New Roman" w:cs="Times New Roman"/>
              <w:noProof/>
              <w:rPrChange w:id="570" w:author="Vanessa Delgado Saltos" w:date="2026-06-04T05:40:00Z" w16du:dateUtc="2026-06-04T10:40:00Z">
                <w:rPr>
                  <w:del w:id="571" w:author="Vanessa Delgado Saltos" w:date="2026-06-04T05:37:00Z" w16du:dateUtc="2026-06-04T10:37:00Z"/>
                  <w:noProof/>
                </w:rPr>
              </w:rPrChange>
            </w:rPr>
          </w:pPr>
          <w:del w:id="572" w:author="Vanessa Delgado Saltos" w:date="2026-06-04T05:37:00Z" w16du:dateUtc="2026-06-04T10:37:00Z">
            <w:r w:rsidRPr="00CC56ED" w:rsidDel="009D3097">
              <w:rPr>
                <w:rStyle w:val="Hipervnculo"/>
                <w:rFonts w:ascii="Times New Roman" w:hAnsi="Times New Roman" w:cs="Times New Roman"/>
                <w:noProof/>
                <w:rPrChange w:id="573" w:author="Vanessa Delgado Saltos" w:date="2026-06-04T05:40:00Z" w16du:dateUtc="2026-06-04T10:40:00Z">
                  <w:rPr>
                    <w:rStyle w:val="Hipervnculo"/>
                    <w:noProof/>
                  </w:rPr>
                </w:rPrChange>
              </w:rPr>
              <w:delText>4.1 Usabilidad</w:delText>
            </w:r>
            <w:r w:rsidRPr="00CC56ED" w:rsidDel="009D3097">
              <w:rPr>
                <w:rFonts w:ascii="Times New Roman" w:hAnsi="Times New Roman" w:cs="Times New Roman"/>
                <w:noProof/>
                <w:webHidden/>
                <w:rPrChange w:id="574" w:author="Vanessa Delgado Saltos" w:date="2026-06-04T05:40:00Z" w16du:dateUtc="2026-06-04T10:40:00Z">
                  <w:rPr>
                    <w:noProof/>
                    <w:webHidden/>
                  </w:rPr>
                </w:rPrChange>
              </w:rPr>
              <w:tab/>
              <w:delText>10</w:delText>
            </w:r>
          </w:del>
        </w:p>
        <w:p w14:paraId="051E9642" w14:textId="2FFE006C" w:rsidR="009D3097" w:rsidRPr="00CC56ED" w:rsidDel="009D3097" w:rsidRDefault="009D3097">
          <w:pPr>
            <w:pStyle w:val="TDC1"/>
            <w:tabs>
              <w:tab w:val="right" w:leader="dot" w:pos="8494"/>
            </w:tabs>
            <w:rPr>
              <w:del w:id="575" w:author="Vanessa Delgado Saltos" w:date="2026-06-04T05:37:00Z" w16du:dateUtc="2026-06-04T10:37:00Z"/>
              <w:rFonts w:ascii="Times New Roman" w:hAnsi="Times New Roman" w:cs="Times New Roman"/>
              <w:noProof/>
              <w:rPrChange w:id="576" w:author="Vanessa Delgado Saltos" w:date="2026-06-04T05:40:00Z" w16du:dateUtc="2026-06-04T10:40:00Z">
                <w:rPr>
                  <w:del w:id="577" w:author="Vanessa Delgado Saltos" w:date="2026-06-04T05:37:00Z" w16du:dateUtc="2026-06-04T10:37:00Z"/>
                  <w:noProof/>
                </w:rPr>
              </w:rPrChange>
            </w:rPr>
          </w:pPr>
          <w:del w:id="578" w:author="Vanessa Delgado Saltos" w:date="2026-06-04T05:37:00Z" w16du:dateUtc="2026-06-04T10:37:00Z">
            <w:r w:rsidRPr="00CC56ED" w:rsidDel="009D3097">
              <w:rPr>
                <w:rStyle w:val="Hipervnculo"/>
                <w:rFonts w:ascii="Times New Roman" w:hAnsi="Times New Roman" w:cs="Times New Roman"/>
                <w:noProof/>
                <w:rPrChange w:id="579" w:author="Vanessa Delgado Saltos" w:date="2026-06-04T05:40:00Z" w16du:dateUtc="2026-06-04T10:40:00Z">
                  <w:rPr>
                    <w:rStyle w:val="Hipervnculo"/>
                    <w:noProof/>
                  </w:rPr>
                </w:rPrChange>
              </w:rPr>
              <w:delText>4.2 Rendimiento</w:delText>
            </w:r>
            <w:r w:rsidRPr="00CC56ED" w:rsidDel="009D3097">
              <w:rPr>
                <w:rFonts w:ascii="Times New Roman" w:hAnsi="Times New Roman" w:cs="Times New Roman"/>
                <w:noProof/>
                <w:webHidden/>
                <w:rPrChange w:id="580" w:author="Vanessa Delgado Saltos" w:date="2026-06-04T05:40:00Z" w16du:dateUtc="2026-06-04T10:40:00Z">
                  <w:rPr>
                    <w:noProof/>
                    <w:webHidden/>
                  </w:rPr>
                </w:rPrChange>
              </w:rPr>
              <w:tab/>
              <w:delText>10</w:delText>
            </w:r>
          </w:del>
        </w:p>
        <w:p w14:paraId="01771F92" w14:textId="06754E19" w:rsidR="009D3097" w:rsidRPr="00CC56ED" w:rsidDel="009D3097" w:rsidRDefault="009D3097">
          <w:pPr>
            <w:pStyle w:val="TDC1"/>
            <w:tabs>
              <w:tab w:val="right" w:leader="dot" w:pos="8494"/>
            </w:tabs>
            <w:rPr>
              <w:del w:id="581" w:author="Vanessa Delgado Saltos" w:date="2026-06-04T05:37:00Z" w16du:dateUtc="2026-06-04T10:37:00Z"/>
              <w:rFonts w:ascii="Times New Roman" w:hAnsi="Times New Roman" w:cs="Times New Roman"/>
              <w:noProof/>
              <w:rPrChange w:id="582" w:author="Vanessa Delgado Saltos" w:date="2026-06-04T05:40:00Z" w16du:dateUtc="2026-06-04T10:40:00Z">
                <w:rPr>
                  <w:del w:id="583" w:author="Vanessa Delgado Saltos" w:date="2026-06-04T05:37:00Z" w16du:dateUtc="2026-06-04T10:37:00Z"/>
                  <w:noProof/>
                </w:rPr>
              </w:rPrChange>
            </w:rPr>
          </w:pPr>
          <w:del w:id="584" w:author="Vanessa Delgado Saltos" w:date="2026-06-04T05:37:00Z" w16du:dateUtc="2026-06-04T10:37:00Z">
            <w:r w:rsidRPr="00CC56ED" w:rsidDel="009D3097">
              <w:rPr>
                <w:rStyle w:val="Hipervnculo"/>
                <w:rFonts w:ascii="Times New Roman" w:hAnsi="Times New Roman" w:cs="Times New Roman"/>
                <w:noProof/>
                <w:rPrChange w:id="585" w:author="Vanessa Delgado Saltos" w:date="2026-06-04T05:40:00Z" w16du:dateUtc="2026-06-04T10:40:00Z">
                  <w:rPr>
                    <w:rStyle w:val="Hipervnculo"/>
                    <w:noProof/>
                  </w:rPr>
                </w:rPrChange>
              </w:rPr>
              <w:delText>4.3 Seguridad</w:delText>
            </w:r>
            <w:r w:rsidRPr="00CC56ED" w:rsidDel="009D3097">
              <w:rPr>
                <w:rFonts w:ascii="Times New Roman" w:hAnsi="Times New Roman" w:cs="Times New Roman"/>
                <w:noProof/>
                <w:webHidden/>
                <w:rPrChange w:id="586" w:author="Vanessa Delgado Saltos" w:date="2026-06-04T05:40:00Z" w16du:dateUtc="2026-06-04T10:40:00Z">
                  <w:rPr>
                    <w:noProof/>
                    <w:webHidden/>
                  </w:rPr>
                </w:rPrChange>
              </w:rPr>
              <w:tab/>
              <w:delText>10</w:delText>
            </w:r>
          </w:del>
        </w:p>
        <w:p w14:paraId="5202E35A" w14:textId="06319AC2" w:rsidR="009D3097" w:rsidRPr="00CC56ED" w:rsidDel="009D3097" w:rsidRDefault="009D3097">
          <w:pPr>
            <w:pStyle w:val="TDC1"/>
            <w:tabs>
              <w:tab w:val="right" w:leader="dot" w:pos="8494"/>
            </w:tabs>
            <w:rPr>
              <w:del w:id="587" w:author="Vanessa Delgado Saltos" w:date="2026-06-04T05:37:00Z" w16du:dateUtc="2026-06-04T10:37:00Z"/>
              <w:rFonts w:ascii="Times New Roman" w:hAnsi="Times New Roman" w:cs="Times New Roman"/>
              <w:noProof/>
              <w:rPrChange w:id="588" w:author="Vanessa Delgado Saltos" w:date="2026-06-04T05:40:00Z" w16du:dateUtc="2026-06-04T10:40:00Z">
                <w:rPr>
                  <w:del w:id="589" w:author="Vanessa Delgado Saltos" w:date="2026-06-04T05:37:00Z" w16du:dateUtc="2026-06-04T10:37:00Z"/>
                  <w:noProof/>
                </w:rPr>
              </w:rPrChange>
            </w:rPr>
          </w:pPr>
          <w:del w:id="590" w:author="Vanessa Delgado Saltos" w:date="2026-06-04T05:37:00Z" w16du:dateUtc="2026-06-04T10:37:00Z">
            <w:r w:rsidRPr="00CC56ED" w:rsidDel="009D3097">
              <w:rPr>
                <w:rStyle w:val="Hipervnculo"/>
                <w:rFonts w:ascii="Times New Roman" w:hAnsi="Times New Roman" w:cs="Times New Roman"/>
                <w:noProof/>
                <w:rPrChange w:id="591" w:author="Vanessa Delgado Saltos" w:date="2026-06-04T05:40:00Z" w16du:dateUtc="2026-06-04T10:40:00Z">
                  <w:rPr>
                    <w:rStyle w:val="Hipervnculo"/>
                    <w:noProof/>
                  </w:rPr>
                </w:rPrChange>
              </w:rPr>
              <w:delText>4.4 Disponibilidad</w:delText>
            </w:r>
            <w:r w:rsidRPr="00CC56ED" w:rsidDel="009D3097">
              <w:rPr>
                <w:rFonts w:ascii="Times New Roman" w:hAnsi="Times New Roman" w:cs="Times New Roman"/>
                <w:noProof/>
                <w:webHidden/>
                <w:rPrChange w:id="592" w:author="Vanessa Delgado Saltos" w:date="2026-06-04T05:40:00Z" w16du:dateUtc="2026-06-04T10:40:00Z">
                  <w:rPr>
                    <w:noProof/>
                    <w:webHidden/>
                  </w:rPr>
                </w:rPrChange>
              </w:rPr>
              <w:tab/>
              <w:delText>11</w:delText>
            </w:r>
          </w:del>
        </w:p>
        <w:p w14:paraId="53D8E031" w14:textId="5A668464" w:rsidR="009D3097" w:rsidRPr="00CC56ED" w:rsidDel="009D3097" w:rsidRDefault="009D3097">
          <w:pPr>
            <w:pStyle w:val="TDC1"/>
            <w:tabs>
              <w:tab w:val="right" w:leader="dot" w:pos="8494"/>
            </w:tabs>
            <w:rPr>
              <w:del w:id="593" w:author="Vanessa Delgado Saltos" w:date="2026-06-04T05:37:00Z" w16du:dateUtc="2026-06-04T10:37:00Z"/>
              <w:rFonts w:ascii="Times New Roman" w:hAnsi="Times New Roman" w:cs="Times New Roman"/>
              <w:noProof/>
              <w:rPrChange w:id="594" w:author="Vanessa Delgado Saltos" w:date="2026-06-04T05:40:00Z" w16du:dateUtc="2026-06-04T10:40:00Z">
                <w:rPr>
                  <w:del w:id="595" w:author="Vanessa Delgado Saltos" w:date="2026-06-04T05:37:00Z" w16du:dateUtc="2026-06-04T10:37:00Z"/>
                  <w:noProof/>
                </w:rPr>
              </w:rPrChange>
            </w:rPr>
          </w:pPr>
          <w:del w:id="596" w:author="Vanessa Delgado Saltos" w:date="2026-06-04T05:37:00Z" w16du:dateUtc="2026-06-04T10:37:00Z">
            <w:r w:rsidRPr="00CC56ED" w:rsidDel="009D3097">
              <w:rPr>
                <w:rStyle w:val="Hipervnculo"/>
                <w:rFonts w:ascii="Times New Roman" w:hAnsi="Times New Roman" w:cs="Times New Roman"/>
                <w:noProof/>
                <w:rPrChange w:id="597" w:author="Vanessa Delgado Saltos" w:date="2026-06-04T05:40:00Z" w16du:dateUtc="2026-06-04T10:40:00Z">
                  <w:rPr>
                    <w:rStyle w:val="Hipervnculo"/>
                    <w:noProof/>
                  </w:rPr>
                </w:rPrChange>
              </w:rPr>
              <w:delText>4.5 Confiabilidad</w:delText>
            </w:r>
            <w:r w:rsidRPr="00CC56ED" w:rsidDel="009D3097">
              <w:rPr>
                <w:rFonts w:ascii="Times New Roman" w:hAnsi="Times New Roman" w:cs="Times New Roman"/>
                <w:noProof/>
                <w:webHidden/>
                <w:rPrChange w:id="598" w:author="Vanessa Delgado Saltos" w:date="2026-06-04T05:40:00Z" w16du:dateUtc="2026-06-04T10:40:00Z">
                  <w:rPr>
                    <w:noProof/>
                    <w:webHidden/>
                  </w:rPr>
                </w:rPrChange>
              </w:rPr>
              <w:tab/>
              <w:delText>11</w:delText>
            </w:r>
          </w:del>
        </w:p>
        <w:p w14:paraId="421D9DB4" w14:textId="086C24F9" w:rsidR="009D3097" w:rsidRPr="00CC56ED" w:rsidDel="009D3097" w:rsidRDefault="009D3097">
          <w:pPr>
            <w:pStyle w:val="TDC1"/>
            <w:tabs>
              <w:tab w:val="right" w:leader="dot" w:pos="8494"/>
            </w:tabs>
            <w:rPr>
              <w:del w:id="599" w:author="Vanessa Delgado Saltos" w:date="2026-06-04T05:37:00Z" w16du:dateUtc="2026-06-04T10:37:00Z"/>
              <w:rFonts w:ascii="Times New Roman" w:hAnsi="Times New Roman" w:cs="Times New Roman"/>
              <w:noProof/>
              <w:rPrChange w:id="600" w:author="Vanessa Delgado Saltos" w:date="2026-06-04T05:40:00Z" w16du:dateUtc="2026-06-04T10:40:00Z">
                <w:rPr>
                  <w:del w:id="601" w:author="Vanessa Delgado Saltos" w:date="2026-06-04T05:37:00Z" w16du:dateUtc="2026-06-04T10:37:00Z"/>
                  <w:noProof/>
                </w:rPr>
              </w:rPrChange>
            </w:rPr>
          </w:pPr>
          <w:del w:id="602" w:author="Vanessa Delgado Saltos" w:date="2026-06-04T05:37:00Z" w16du:dateUtc="2026-06-04T10:37:00Z">
            <w:r w:rsidRPr="00CC56ED" w:rsidDel="009D3097">
              <w:rPr>
                <w:rStyle w:val="Hipervnculo"/>
                <w:rFonts w:ascii="Times New Roman" w:hAnsi="Times New Roman" w:cs="Times New Roman"/>
                <w:noProof/>
                <w:rPrChange w:id="603" w:author="Vanessa Delgado Saltos" w:date="2026-06-04T05:40:00Z" w16du:dateUtc="2026-06-04T10:40:00Z">
                  <w:rPr>
                    <w:rStyle w:val="Hipervnculo"/>
                    <w:noProof/>
                  </w:rPr>
                </w:rPrChange>
              </w:rPr>
              <w:delText>4.6 Mantenibilidad</w:delText>
            </w:r>
            <w:r w:rsidRPr="00CC56ED" w:rsidDel="009D3097">
              <w:rPr>
                <w:rFonts w:ascii="Times New Roman" w:hAnsi="Times New Roman" w:cs="Times New Roman"/>
                <w:noProof/>
                <w:webHidden/>
                <w:rPrChange w:id="604" w:author="Vanessa Delgado Saltos" w:date="2026-06-04T05:40:00Z" w16du:dateUtc="2026-06-04T10:40:00Z">
                  <w:rPr>
                    <w:noProof/>
                    <w:webHidden/>
                  </w:rPr>
                </w:rPrChange>
              </w:rPr>
              <w:tab/>
              <w:delText>11</w:delText>
            </w:r>
          </w:del>
        </w:p>
        <w:p w14:paraId="0537DD6F" w14:textId="3A9F55AE" w:rsidR="009D3097" w:rsidRPr="00CC56ED" w:rsidDel="009D3097" w:rsidRDefault="009D3097">
          <w:pPr>
            <w:pStyle w:val="TDC1"/>
            <w:tabs>
              <w:tab w:val="right" w:leader="dot" w:pos="8494"/>
            </w:tabs>
            <w:rPr>
              <w:del w:id="605" w:author="Vanessa Delgado Saltos" w:date="2026-06-04T05:37:00Z" w16du:dateUtc="2026-06-04T10:37:00Z"/>
              <w:rFonts w:ascii="Times New Roman" w:hAnsi="Times New Roman" w:cs="Times New Roman"/>
              <w:noProof/>
              <w:rPrChange w:id="606" w:author="Vanessa Delgado Saltos" w:date="2026-06-04T05:40:00Z" w16du:dateUtc="2026-06-04T10:40:00Z">
                <w:rPr>
                  <w:del w:id="607" w:author="Vanessa Delgado Saltos" w:date="2026-06-04T05:37:00Z" w16du:dateUtc="2026-06-04T10:37:00Z"/>
                  <w:noProof/>
                </w:rPr>
              </w:rPrChange>
            </w:rPr>
          </w:pPr>
          <w:del w:id="608" w:author="Vanessa Delgado Saltos" w:date="2026-06-04T05:37:00Z" w16du:dateUtc="2026-06-04T10:37:00Z">
            <w:r w:rsidRPr="00CC56ED" w:rsidDel="009D3097">
              <w:rPr>
                <w:rStyle w:val="Hipervnculo"/>
                <w:rFonts w:ascii="Times New Roman" w:hAnsi="Times New Roman" w:cs="Times New Roman"/>
                <w:noProof/>
                <w:rPrChange w:id="609" w:author="Vanessa Delgado Saltos" w:date="2026-06-04T05:40:00Z" w16du:dateUtc="2026-06-04T10:40:00Z">
                  <w:rPr>
                    <w:rStyle w:val="Hipervnculo"/>
                    <w:noProof/>
                  </w:rPr>
                </w:rPrChange>
              </w:rPr>
              <w:delText>4.7 Compatibilidad</w:delText>
            </w:r>
            <w:r w:rsidRPr="00CC56ED" w:rsidDel="009D3097">
              <w:rPr>
                <w:rFonts w:ascii="Times New Roman" w:hAnsi="Times New Roman" w:cs="Times New Roman"/>
                <w:noProof/>
                <w:webHidden/>
                <w:rPrChange w:id="610" w:author="Vanessa Delgado Saltos" w:date="2026-06-04T05:40:00Z" w16du:dateUtc="2026-06-04T10:40:00Z">
                  <w:rPr>
                    <w:noProof/>
                    <w:webHidden/>
                  </w:rPr>
                </w:rPrChange>
              </w:rPr>
              <w:tab/>
              <w:delText>12</w:delText>
            </w:r>
          </w:del>
        </w:p>
        <w:p w14:paraId="4B369309" w14:textId="18BE282A" w:rsidR="009D3097" w:rsidRPr="00CC56ED" w:rsidDel="009D3097" w:rsidRDefault="009D3097">
          <w:pPr>
            <w:pStyle w:val="TDC1"/>
            <w:tabs>
              <w:tab w:val="right" w:leader="dot" w:pos="8494"/>
            </w:tabs>
            <w:rPr>
              <w:del w:id="611" w:author="Vanessa Delgado Saltos" w:date="2026-06-04T05:37:00Z" w16du:dateUtc="2026-06-04T10:37:00Z"/>
              <w:rFonts w:ascii="Times New Roman" w:hAnsi="Times New Roman" w:cs="Times New Roman"/>
              <w:noProof/>
              <w:rPrChange w:id="612" w:author="Vanessa Delgado Saltos" w:date="2026-06-04T05:40:00Z" w16du:dateUtc="2026-06-04T10:40:00Z">
                <w:rPr>
                  <w:del w:id="613" w:author="Vanessa Delgado Saltos" w:date="2026-06-04T05:37:00Z" w16du:dateUtc="2026-06-04T10:37:00Z"/>
                  <w:noProof/>
                </w:rPr>
              </w:rPrChange>
            </w:rPr>
          </w:pPr>
          <w:del w:id="614" w:author="Vanessa Delgado Saltos" w:date="2026-06-04T05:37:00Z" w16du:dateUtc="2026-06-04T10:37:00Z">
            <w:r w:rsidRPr="00CC56ED" w:rsidDel="009D3097">
              <w:rPr>
                <w:rStyle w:val="Hipervnculo"/>
                <w:rFonts w:ascii="Times New Roman" w:hAnsi="Times New Roman" w:cs="Times New Roman"/>
                <w:noProof/>
                <w:rPrChange w:id="615" w:author="Vanessa Delgado Saltos" w:date="2026-06-04T05:40:00Z" w16du:dateUtc="2026-06-04T10:40:00Z">
                  <w:rPr>
                    <w:rStyle w:val="Hipervnculo"/>
                    <w:noProof/>
                  </w:rPr>
                </w:rPrChange>
              </w:rPr>
              <w:delText>5. Módulos del Sistema</w:delText>
            </w:r>
            <w:r w:rsidRPr="00CC56ED" w:rsidDel="009D3097">
              <w:rPr>
                <w:rFonts w:ascii="Times New Roman" w:hAnsi="Times New Roman" w:cs="Times New Roman"/>
                <w:noProof/>
                <w:webHidden/>
                <w:rPrChange w:id="616" w:author="Vanessa Delgado Saltos" w:date="2026-06-04T05:40:00Z" w16du:dateUtc="2026-06-04T10:40:00Z">
                  <w:rPr>
                    <w:noProof/>
                    <w:webHidden/>
                  </w:rPr>
                </w:rPrChange>
              </w:rPr>
              <w:tab/>
              <w:delText>12</w:delText>
            </w:r>
          </w:del>
        </w:p>
        <w:p w14:paraId="07B3A474" w14:textId="518D6F73" w:rsidR="009D3097" w:rsidRPr="00CC56ED" w:rsidDel="009D3097" w:rsidRDefault="009D3097">
          <w:pPr>
            <w:pStyle w:val="TDC1"/>
            <w:tabs>
              <w:tab w:val="right" w:leader="dot" w:pos="8494"/>
            </w:tabs>
            <w:rPr>
              <w:del w:id="617" w:author="Vanessa Delgado Saltos" w:date="2026-06-04T05:37:00Z" w16du:dateUtc="2026-06-04T10:37:00Z"/>
              <w:rFonts w:ascii="Times New Roman" w:hAnsi="Times New Roman" w:cs="Times New Roman"/>
              <w:noProof/>
              <w:rPrChange w:id="618" w:author="Vanessa Delgado Saltos" w:date="2026-06-04T05:40:00Z" w16du:dateUtc="2026-06-04T10:40:00Z">
                <w:rPr>
                  <w:del w:id="619" w:author="Vanessa Delgado Saltos" w:date="2026-06-04T05:37:00Z" w16du:dateUtc="2026-06-04T10:37:00Z"/>
                  <w:noProof/>
                </w:rPr>
              </w:rPrChange>
            </w:rPr>
          </w:pPr>
          <w:del w:id="620" w:author="Vanessa Delgado Saltos" w:date="2026-06-04T05:37:00Z" w16du:dateUtc="2026-06-04T10:37:00Z">
            <w:r w:rsidRPr="00CC56ED" w:rsidDel="009D3097">
              <w:rPr>
                <w:rStyle w:val="Hipervnculo"/>
                <w:rFonts w:ascii="Times New Roman" w:hAnsi="Times New Roman" w:cs="Times New Roman"/>
                <w:noProof/>
                <w:rPrChange w:id="621" w:author="Vanessa Delgado Saltos" w:date="2026-06-04T05:40:00Z" w16du:dateUtc="2026-06-04T10:40:00Z">
                  <w:rPr>
                    <w:rStyle w:val="Hipervnculo"/>
                    <w:noProof/>
                  </w:rPr>
                </w:rPrChange>
              </w:rPr>
              <w:delText>6. Tecnologías a utilizar</w:delText>
            </w:r>
            <w:r w:rsidRPr="00CC56ED" w:rsidDel="009D3097">
              <w:rPr>
                <w:rFonts w:ascii="Times New Roman" w:hAnsi="Times New Roman" w:cs="Times New Roman"/>
                <w:noProof/>
                <w:webHidden/>
                <w:rPrChange w:id="622" w:author="Vanessa Delgado Saltos" w:date="2026-06-04T05:40:00Z" w16du:dateUtc="2026-06-04T10:40:00Z">
                  <w:rPr>
                    <w:noProof/>
                    <w:webHidden/>
                  </w:rPr>
                </w:rPrChange>
              </w:rPr>
              <w:tab/>
              <w:delText>14</w:delText>
            </w:r>
          </w:del>
        </w:p>
        <w:p w14:paraId="11B8A400" w14:textId="5C81BED1" w:rsidR="009D3097" w:rsidRPr="00CC56ED" w:rsidDel="009D3097" w:rsidRDefault="009D3097">
          <w:pPr>
            <w:pStyle w:val="TDC1"/>
            <w:tabs>
              <w:tab w:val="right" w:leader="dot" w:pos="8494"/>
            </w:tabs>
            <w:rPr>
              <w:del w:id="623" w:author="Vanessa Delgado Saltos" w:date="2026-06-04T05:37:00Z" w16du:dateUtc="2026-06-04T10:37:00Z"/>
              <w:rFonts w:ascii="Times New Roman" w:hAnsi="Times New Roman" w:cs="Times New Roman"/>
              <w:noProof/>
              <w:rPrChange w:id="624" w:author="Vanessa Delgado Saltos" w:date="2026-06-04T05:40:00Z" w16du:dateUtc="2026-06-04T10:40:00Z">
                <w:rPr>
                  <w:del w:id="625" w:author="Vanessa Delgado Saltos" w:date="2026-06-04T05:37:00Z" w16du:dateUtc="2026-06-04T10:37:00Z"/>
                  <w:noProof/>
                </w:rPr>
              </w:rPrChange>
            </w:rPr>
          </w:pPr>
          <w:del w:id="626" w:author="Vanessa Delgado Saltos" w:date="2026-06-04T05:37:00Z" w16du:dateUtc="2026-06-04T10:37:00Z">
            <w:r w:rsidRPr="00CC56ED" w:rsidDel="009D3097">
              <w:rPr>
                <w:rStyle w:val="Hipervnculo"/>
                <w:rFonts w:ascii="Times New Roman" w:hAnsi="Times New Roman" w:cs="Times New Roman"/>
                <w:noProof/>
                <w:rPrChange w:id="627" w:author="Vanessa Delgado Saltos" w:date="2026-06-04T05:40:00Z" w16du:dateUtc="2026-06-04T10:40:00Z">
                  <w:rPr>
                    <w:rStyle w:val="Hipervnculo"/>
                    <w:noProof/>
                  </w:rPr>
                </w:rPrChange>
              </w:rPr>
              <w:delText>6.1 Lenguaje de Programación</w:delText>
            </w:r>
            <w:r w:rsidRPr="00CC56ED" w:rsidDel="009D3097">
              <w:rPr>
                <w:rFonts w:ascii="Times New Roman" w:hAnsi="Times New Roman" w:cs="Times New Roman"/>
                <w:noProof/>
                <w:webHidden/>
                <w:rPrChange w:id="628" w:author="Vanessa Delgado Saltos" w:date="2026-06-04T05:40:00Z" w16du:dateUtc="2026-06-04T10:40:00Z">
                  <w:rPr>
                    <w:noProof/>
                    <w:webHidden/>
                  </w:rPr>
                </w:rPrChange>
              </w:rPr>
              <w:tab/>
              <w:delText>14</w:delText>
            </w:r>
          </w:del>
        </w:p>
        <w:p w14:paraId="73784DC4" w14:textId="0BFF81CE" w:rsidR="009D3097" w:rsidRPr="00CC56ED" w:rsidDel="009D3097" w:rsidRDefault="009D3097">
          <w:pPr>
            <w:pStyle w:val="TDC1"/>
            <w:tabs>
              <w:tab w:val="right" w:leader="dot" w:pos="8494"/>
            </w:tabs>
            <w:rPr>
              <w:del w:id="629" w:author="Vanessa Delgado Saltos" w:date="2026-06-04T05:37:00Z" w16du:dateUtc="2026-06-04T10:37:00Z"/>
              <w:rFonts w:ascii="Times New Roman" w:hAnsi="Times New Roman" w:cs="Times New Roman"/>
              <w:noProof/>
              <w:rPrChange w:id="630" w:author="Vanessa Delgado Saltos" w:date="2026-06-04T05:40:00Z" w16du:dateUtc="2026-06-04T10:40:00Z">
                <w:rPr>
                  <w:del w:id="631" w:author="Vanessa Delgado Saltos" w:date="2026-06-04T05:37:00Z" w16du:dateUtc="2026-06-04T10:37:00Z"/>
                  <w:noProof/>
                </w:rPr>
              </w:rPrChange>
            </w:rPr>
          </w:pPr>
          <w:del w:id="632" w:author="Vanessa Delgado Saltos" w:date="2026-06-04T05:37:00Z" w16du:dateUtc="2026-06-04T10:37:00Z">
            <w:r w:rsidRPr="00CC56ED" w:rsidDel="009D3097">
              <w:rPr>
                <w:rStyle w:val="Hipervnculo"/>
                <w:rFonts w:ascii="Times New Roman" w:hAnsi="Times New Roman" w:cs="Times New Roman"/>
                <w:noProof/>
                <w:rPrChange w:id="633" w:author="Vanessa Delgado Saltos" w:date="2026-06-04T05:40:00Z" w16du:dateUtc="2026-06-04T10:40:00Z">
                  <w:rPr>
                    <w:rStyle w:val="Hipervnculo"/>
                    <w:noProof/>
                  </w:rPr>
                </w:rPrChange>
              </w:rPr>
              <w:delText>6.2 Framework de Desarrollo</w:delText>
            </w:r>
            <w:r w:rsidRPr="00CC56ED" w:rsidDel="009D3097">
              <w:rPr>
                <w:rFonts w:ascii="Times New Roman" w:hAnsi="Times New Roman" w:cs="Times New Roman"/>
                <w:noProof/>
                <w:webHidden/>
                <w:rPrChange w:id="634" w:author="Vanessa Delgado Saltos" w:date="2026-06-04T05:40:00Z" w16du:dateUtc="2026-06-04T10:40:00Z">
                  <w:rPr>
                    <w:noProof/>
                    <w:webHidden/>
                  </w:rPr>
                </w:rPrChange>
              </w:rPr>
              <w:tab/>
              <w:delText>14</w:delText>
            </w:r>
          </w:del>
        </w:p>
        <w:p w14:paraId="694C5A20" w14:textId="685C657D" w:rsidR="009D3097" w:rsidRPr="00CC56ED" w:rsidDel="009D3097" w:rsidRDefault="009D3097">
          <w:pPr>
            <w:pStyle w:val="TDC1"/>
            <w:tabs>
              <w:tab w:val="right" w:leader="dot" w:pos="8494"/>
            </w:tabs>
            <w:rPr>
              <w:del w:id="635" w:author="Vanessa Delgado Saltos" w:date="2026-06-04T05:37:00Z" w16du:dateUtc="2026-06-04T10:37:00Z"/>
              <w:rFonts w:ascii="Times New Roman" w:hAnsi="Times New Roman" w:cs="Times New Roman"/>
              <w:noProof/>
              <w:rPrChange w:id="636" w:author="Vanessa Delgado Saltos" w:date="2026-06-04T05:40:00Z" w16du:dateUtc="2026-06-04T10:40:00Z">
                <w:rPr>
                  <w:del w:id="637" w:author="Vanessa Delgado Saltos" w:date="2026-06-04T05:37:00Z" w16du:dateUtc="2026-06-04T10:37:00Z"/>
                  <w:noProof/>
                </w:rPr>
              </w:rPrChange>
            </w:rPr>
          </w:pPr>
          <w:del w:id="638" w:author="Vanessa Delgado Saltos" w:date="2026-06-04T05:37:00Z" w16du:dateUtc="2026-06-04T10:37:00Z">
            <w:r w:rsidRPr="00CC56ED" w:rsidDel="009D3097">
              <w:rPr>
                <w:rStyle w:val="Hipervnculo"/>
                <w:rFonts w:ascii="Times New Roman" w:hAnsi="Times New Roman" w:cs="Times New Roman"/>
                <w:noProof/>
                <w:rPrChange w:id="639" w:author="Vanessa Delgado Saltos" w:date="2026-06-04T05:40:00Z" w16du:dateUtc="2026-06-04T10:40:00Z">
                  <w:rPr>
                    <w:rStyle w:val="Hipervnculo"/>
                    <w:noProof/>
                  </w:rPr>
                </w:rPrChange>
              </w:rPr>
              <w:delText>6.3 Arquitectura del Sistema</w:delText>
            </w:r>
            <w:r w:rsidRPr="00CC56ED" w:rsidDel="009D3097">
              <w:rPr>
                <w:rFonts w:ascii="Times New Roman" w:hAnsi="Times New Roman" w:cs="Times New Roman"/>
                <w:noProof/>
                <w:webHidden/>
                <w:rPrChange w:id="640" w:author="Vanessa Delgado Saltos" w:date="2026-06-04T05:40:00Z" w16du:dateUtc="2026-06-04T10:40:00Z">
                  <w:rPr>
                    <w:noProof/>
                    <w:webHidden/>
                  </w:rPr>
                </w:rPrChange>
              </w:rPr>
              <w:tab/>
              <w:delText>15</w:delText>
            </w:r>
          </w:del>
        </w:p>
        <w:p w14:paraId="312A7CA1" w14:textId="2C073AFA" w:rsidR="009D3097" w:rsidRPr="00CC56ED" w:rsidDel="009D3097" w:rsidRDefault="009D3097">
          <w:pPr>
            <w:pStyle w:val="TDC1"/>
            <w:tabs>
              <w:tab w:val="right" w:leader="dot" w:pos="8494"/>
            </w:tabs>
            <w:rPr>
              <w:del w:id="641" w:author="Vanessa Delgado Saltos" w:date="2026-06-04T05:37:00Z" w16du:dateUtc="2026-06-04T10:37:00Z"/>
              <w:rFonts w:ascii="Times New Roman" w:hAnsi="Times New Roman" w:cs="Times New Roman"/>
              <w:noProof/>
              <w:rPrChange w:id="642" w:author="Vanessa Delgado Saltos" w:date="2026-06-04T05:40:00Z" w16du:dateUtc="2026-06-04T10:40:00Z">
                <w:rPr>
                  <w:del w:id="643" w:author="Vanessa Delgado Saltos" w:date="2026-06-04T05:37:00Z" w16du:dateUtc="2026-06-04T10:37:00Z"/>
                  <w:noProof/>
                </w:rPr>
              </w:rPrChange>
            </w:rPr>
          </w:pPr>
          <w:del w:id="644" w:author="Vanessa Delgado Saltos" w:date="2026-06-04T05:37:00Z" w16du:dateUtc="2026-06-04T10:37:00Z">
            <w:r w:rsidRPr="00CC56ED" w:rsidDel="009D3097">
              <w:rPr>
                <w:rStyle w:val="Hipervnculo"/>
                <w:rFonts w:ascii="Times New Roman" w:hAnsi="Times New Roman" w:cs="Times New Roman"/>
                <w:noProof/>
                <w:rPrChange w:id="645" w:author="Vanessa Delgado Saltos" w:date="2026-06-04T05:40:00Z" w16du:dateUtc="2026-06-04T10:40:00Z">
                  <w:rPr>
                    <w:rStyle w:val="Hipervnculo"/>
                    <w:noProof/>
                  </w:rPr>
                </w:rPrChange>
              </w:rPr>
              <w:delText>6.4 Base de Datos</w:delText>
            </w:r>
            <w:r w:rsidRPr="00CC56ED" w:rsidDel="009D3097">
              <w:rPr>
                <w:rFonts w:ascii="Times New Roman" w:hAnsi="Times New Roman" w:cs="Times New Roman"/>
                <w:noProof/>
                <w:webHidden/>
                <w:rPrChange w:id="646" w:author="Vanessa Delgado Saltos" w:date="2026-06-04T05:40:00Z" w16du:dateUtc="2026-06-04T10:40:00Z">
                  <w:rPr>
                    <w:noProof/>
                    <w:webHidden/>
                  </w:rPr>
                </w:rPrChange>
              </w:rPr>
              <w:tab/>
              <w:delText>15</w:delText>
            </w:r>
          </w:del>
        </w:p>
        <w:p w14:paraId="45FC01C2" w14:textId="7C760C87" w:rsidR="009D3097" w:rsidRPr="00CC56ED" w:rsidDel="009D3097" w:rsidRDefault="009D3097">
          <w:pPr>
            <w:pStyle w:val="TDC1"/>
            <w:tabs>
              <w:tab w:val="right" w:leader="dot" w:pos="8494"/>
            </w:tabs>
            <w:rPr>
              <w:del w:id="647" w:author="Vanessa Delgado Saltos" w:date="2026-06-04T05:37:00Z" w16du:dateUtc="2026-06-04T10:37:00Z"/>
              <w:rFonts w:ascii="Times New Roman" w:hAnsi="Times New Roman" w:cs="Times New Roman"/>
              <w:noProof/>
              <w:rPrChange w:id="648" w:author="Vanessa Delgado Saltos" w:date="2026-06-04T05:40:00Z" w16du:dateUtc="2026-06-04T10:40:00Z">
                <w:rPr>
                  <w:del w:id="649" w:author="Vanessa Delgado Saltos" w:date="2026-06-04T05:37:00Z" w16du:dateUtc="2026-06-04T10:37:00Z"/>
                  <w:noProof/>
                </w:rPr>
              </w:rPrChange>
            </w:rPr>
          </w:pPr>
          <w:del w:id="650" w:author="Vanessa Delgado Saltos" w:date="2026-06-04T05:37:00Z" w16du:dateUtc="2026-06-04T10:37:00Z">
            <w:r w:rsidRPr="00CC56ED" w:rsidDel="009D3097">
              <w:rPr>
                <w:rStyle w:val="Hipervnculo"/>
                <w:rFonts w:ascii="Times New Roman" w:hAnsi="Times New Roman" w:cs="Times New Roman"/>
                <w:noProof/>
                <w:rPrChange w:id="651" w:author="Vanessa Delgado Saltos" w:date="2026-06-04T05:40:00Z" w16du:dateUtc="2026-06-04T10:40:00Z">
                  <w:rPr>
                    <w:rStyle w:val="Hipervnculo"/>
                    <w:noProof/>
                  </w:rPr>
                </w:rPrChange>
              </w:rPr>
              <w:delText>6</w:delText>
            </w:r>
            <w:r w:rsidRPr="00CC56ED" w:rsidDel="009D3097">
              <w:rPr>
                <w:rStyle w:val="Hipervnculo"/>
                <w:rFonts w:ascii="Times New Roman" w:hAnsi="Times New Roman" w:cs="Times New Roman"/>
                <w:bCs/>
                <w:noProof/>
                <w:rPrChange w:id="652" w:author="Vanessa Delgado Saltos" w:date="2026-06-04T05:40:00Z" w16du:dateUtc="2026-06-04T10:40:00Z">
                  <w:rPr>
                    <w:rStyle w:val="Hipervnculo"/>
                    <w:bCs/>
                    <w:noProof/>
                  </w:rPr>
                </w:rPrChange>
              </w:rPr>
              <w:delText>.5 Entorno de Ejecución</w:delText>
            </w:r>
            <w:r w:rsidRPr="00CC56ED" w:rsidDel="009D3097">
              <w:rPr>
                <w:rFonts w:ascii="Times New Roman" w:hAnsi="Times New Roman" w:cs="Times New Roman"/>
                <w:noProof/>
                <w:webHidden/>
                <w:rPrChange w:id="653" w:author="Vanessa Delgado Saltos" w:date="2026-06-04T05:40:00Z" w16du:dateUtc="2026-06-04T10:40:00Z">
                  <w:rPr>
                    <w:noProof/>
                    <w:webHidden/>
                  </w:rPr>
                </w:rPrChange>
              </w:rPr>
              <w:tab/>
              <w:delText>15</w:delText>
            </w:r>
          </w:del>
        </w:p>
        <w:p w14:paraId="6FDC3E13" w14:textId="5759ADCA" w:rsidR="009D3097" w:rsidRPr="00CC56ED" w:rsidDel="009D3097" w:rsidRDefault="009D3097">
          <w:pPr>
            <w:pStyle w:val="TDC1"/>
            <w:tabs>
              <w:tab w:val="right" w:leader="dot" w:pos="8494"/>
            </w:tabs>
            <w:rPr>
              <w:del w:id="654" w:author="Vanessa Delgado Saltos" w:date="2026-06-04T05:37:00Z" w16du:dateUtc="2026-06-04T10:37:00Z"/>
              <w:rFonts w:ascii="Times New Roman" w:hAnsi="Times New Roman" w:cs="Times New Roman"/>
              <w:noProof/>
              <w:rPrChange w:id="655" w:author="Vanessa Delgado Saltos" w:date="2026-06-04T05:40:00Z" w16du:dateUtc="2026-06-04T10:40:00Z">
                <w:rPr>
                  <w:del w:id="656" w:author="Vanessa Delgado Saltos" w:date="2026-06-04T05:37:00Z" w16du:dateUtc="2026-06-04T10:37:00Z"/>
                  <w:noProof/>
                </w:rPr>
              </w:rPrChange>
            </w:rPr>
          </w:pPr>
          <w:del w:id="657" w:author="Vanessa Delgado Saltos" w:date="2026-06-04T05:37:00Z" w16du:dateUtc="2026-06-04T10:37:00Z">
            <w:r w:rsidRPr="00CC56ED" w:rsidDel="009D3097">
              <w:rPr>
                <w:rStyle w:val="Hipervnculo"/>
                <w:rFonts w:ascii="Times New Roman" w:hAnsi="Times New Roman" w:cs="Times New Roman"/>
                <w:noProof/>
                <w:rPrChange w:id="658" w:author="Vanessa Delgado Saltos" w:date="2026-06-04T05:40:00Z" w16du:dateUtc="2026-06-04T10:40:00Z">
                  <w:rPr>
                    <w:rStyle w:val="Hipervnculo"/>
                    <w:noProof/>
                  </w:rPr>
                </w:rPrChange>
              </w:rPr>
              <w:delText>7. Diagrama UML</w:delText>
            </w:r>
            <w:r w:rsidRPr="00CC56ED" w:rsidDel="009D3097">
              <w:rPr>
                <w:rFonts w:ascii="Times New Roman" w:hAnsi="Times New Roman" w:cs="Times New Roman"/>
                <w:noProof/>
                <w:webHidden/>
                <w:rPrChange w:id="659" w:author="Vanessa Delgado Saltos" w:date="2026-06-04T05:40:00Z" w16du:dateUtc="2026-06-04T10:40:00Z">
                  <w:rPr>
                    <w:noProof/>
                    <w:webHidden/>
                  </w:rPr>
                </w:rPrChange>
              </w:rPr>
              <w:tab/>
              <w:delText>16</w:delText>
            </w:r>
          </w:del>
        </w:p>
        <w:p w14:paraId="6F464D7E" w14:textId="6767AE9B" w:rsidR="009D3097" w:rsidRPr="00CC56ED" w:rsidDel="009D3097" w:rsidRDefault="009D3097">
          <w:pPr>
            <w:pStyle w:val="TDC1"/>
            <w:tabs>
              <w:tab w:val="right" w:leader="dot" w:pos="8494"/>
            </w:tabs>
            <w:rPr>
              <w:del w:id="660" w:author="Vanessa Delgado Saltos" w:date="2026-06-04T05:37:00Z" w16du:dateUtc="2026-06-04T10:37:00Z"/>
              <w:rFonts w:ascii="Times New Roman" w:hAnsi="Times New Roman" w:cs="Times New Roman"/>
              <w:noProof/>
              <w:rPrChange w:id="661" w:author="Vanessa Delgado Saltos" w:date="2026-06-04T05:40:00Z" w16du:dateUtc="2026-06-04T10:40:00Z">
                <w:rPr>
                  <w:del w:id="662" w:author="Vanessa Delgado Saltos" w:date="2026-06-04T05:37:00Z" w16du:dateUtc="2026-06-04T10:37:00Z"/>
                  <w:noProof/>
                </w:rPr>
              </w:rPrChange>
            </w:rPr>
          </w:pPr>
          <w:del w:id="663" w:author="Vanessa Delgado Saltos" w:date="2026-06-04T05:37:00Z" w16du:dateUtc="2026-06-04T10:37:00Z">
            <w:r w:rsidRPr="00CC56ED" w:rsidDel="009D3097">
              <w:rPr>
                <w:rStyle w:val="Hipervnculo"/>
                <w:rFonts w:ascii="Times New Roman" w:hAnsi="Times New Roman" w:cs="Times New Roman"/>
                <w:noProof/>
                <w:rPrChange w:id="664" w:author="Vanessa Delgado Saltos" w:date="2026-06-04T05:40:00Z" w16du:dateUtc="2026-06-04T10:40:00Z">
                  <w:rPr>
                    <w:rStyle w:val="Hipervnculo"/>
                    <w:noProof/>
                  </w:rPr>
                </w:rPrChange>
              </w:rPr>
              <w:delText>8. Diagrama de casos de uso</w:delText>
            </w:r>
            <w:r w:rsidRPr="00CC56ED" w:rsidDel="009D3097">
              <w:rPr>
                <w:rFonts w:ascii="Times New Roman" w:hAnsi="Times New Roman" w:cs="Times New Roman"/>
                <w:noProof/>
                <w:webHidden/>
                <w:rPrChange w:id="665" w:author="Vanessa Delgado Saltos" w:date="2026-06-04T05:40:00Z" w16du:dateUtc="2026-06-04T10:40:00Z">
                  <w:rPr>
                    <w:noProof/>
                    <w:webHidden/>
                  </w:rPr>
                </w:rPrChange>
              </w:rPr>
              <w:tab/>
              <w:delText>17</w:delText>
            </w:r>
          </w:del>
        </w:p>
        <w:p w14:paraId="71AE5180" w14:textId="14D062AD" w:rsidR="009D3097" w:rsidRDefault="009D3097">
          <w:pPr>
            <w:rPr>
              <w:ins w:id="666" w:author="Vanessa Delgado Saltos" w:date="2026-06-04T05:36:00Z" w16du:dateUtc="2026-06-04T10:36:00Z"/>
            </w:rPr>
          </w:pPr>
          <w:ins w:id="667" w:author="Vanessa Delgado Saltos" w:date="2026-06-04T05:36:00Z" w16du:dateUtc="2026-06-04T10:36:00Z">
            <w:r w:rsidRPr="00CC56ED">
              <w:rPr>
                <w:rFonts w:ascii="Times New Roman" w:hAnsi="Times New Roman" w:cs="Times New Roman"/>
                <w:b/>
                <w:bCs/>
                <w:lang w:val="es-ES"/>
                <w:rPrChange w:id="668" w:author="Vanessa Delgado Saltos" w:date="2026-06-04T05:40:00Z" w16du:dateUtc="2026-06-04T10:40:00Z">
                  <w:rPr>
                    <w:b/>
                    <w:bCs/>
                    <w:lang w:val="es-ES"/>
                  </w:rPr>
                </w:rPrChange>
              </w:rPr>
              <w:fldChar w:fldCharType="end"/>
            </w:r>
          </w:ins>
        </w:p>
        <w:customXmlInsRangeStart w:id="669" w:author="Vanessa Delgado Saltos" w:date="2026-06-04T05:36:00Z"/>
      </w:sdtContent>
    </w:sdt>
    <w:customXmlInsRangeEnd w:id="669"/>
    <w:p w14:paraId="3D07994A" w14:textId="77777777" w:rsidR="0079121A" w:rsidRPr="0079121A" w:rsidRDefault="0079121A" w:rsidP="00ED2B0F">
      <w:pPr>
        <w:jc w:val="both"/>
        <w:rPr>
          <w:ins w:id="670" w:author="Vanessa Delgado Saltos" w:date="2026-06-04T05:18:00Z" w16du:dateUtc="2026-06-04T10:18:00Z"/>
          <w:rFonts w:ascii="Times New Roman" w:hAnsi="Times New Roman" w:cs="Times New Roman"/>
          <w:b/>
          <w:bCs/>
          <w:sz w:val="24"/>
          <w:szCs w:val="24"/>
          <w:lang w:val="es-419"/>
          <w:rPrChange w:id="671" w:author="Vanessa Delgado Saltos" w:date="2026-06-04T05:19:00Z" w16du:dateUtc="2026-06-04T10:19:00Z">
            <w:rPr>
              <w:ins w:id="672" w:author="Vanessa Delgado Saltos" w:date="2026-06-04T05:18:00Z" w16du:dateUtc="2026-06-04T10:18:00Z"/>
              <w:b/>
              <w:bCs/>
              <w:lang w:val="es-419"/>
            </w:rPr>
          </w:rPrChange>
        </w:rPr>
        <w:pPrChange w:id="673" w:author="Vanessa Delgado Saltos" w:date="2026-06-04T05:28:00Z" w16du:dateUtc="2026-06-04T10:28:00Z">
          <w:pPr/>
        </w:pPrChange>
      </w:pPr>
    </w:p>
    <w:p w14:paraId="68531E93" w14:textId="77777777" w:rsidR="0079121A" w:rsidRPr="0079121A" w:rsidRDefault="0079121A" w:rsidP="00ED2B0F">
      <w:pPr>
        <w:jc w:val="both"/>
        <w:rPr>
          <w:ins w:id="674" w:author="Vanessa Delgado Saltos" w:date="2026-06-04T05:18:00Z" w16du:dateUtc="2026-06-04T10:18:00Z"/>
          <w:rFonts w:ascii="Times New Roman" w:hAnsi="Times New Roman" w:cs="Times New Roman"/>
          <w:b/>
          <w:bCs/>
          <w:sz w:val="24"/>
          <w:szCs w:val="24"/>
          <w:lang w:val="es-419"/>
          <w:rPrChange w:id="675" w:author="Vanessa Delgado Saltos" w:date="2026-06-04T05:19:00Z" w16du:dateUtc="2026-06-04T10:19:00Z">
            <w:rPr>
              <w:ins w:id="676" w:author="Vanessa Delgado Saltos" w:date="2026-06-04T05:18:00Z" w16du:dateUtc="2026-06-04T10:18:00Z"/>
              <w:b/>
              <w:bCs/>
              <w:lang w:val="es-419"/>
            </w:rPr>
          </w:rPrChange>
        </w:rPr>
        <w:pPrChange w:id="677" w:author="Vanessa Delgado Saltos" w:date="2026-06-04T05:28:00Z" w16du:dateUtc="2026-06-04T10:28:00Z">
          <w:pPr/>
        </w:pPrChange>
      </w:pPr>
    </w:p>
    <w:p w14:paraId="2D5386A1" w14:textId="77777777" w:rsidR="0079121A" w:rsidRPr="0079121A" w:rsidRDefault="0079121A" w:rsidP="00ED2B0F">
      <w:pPr>
        <w:jc w:val="both"/>
        <w:rPr>
          <w:ins w:id="678" w:author="Vanessa Delgado Saltos" w:date="2026-06-04T05:18:00Z" w16du:dateUtc="2026-06-04T10:18:00Z"/>
          <w:rFonts w:ascii="Times New Roman" w:hAnsi="Times New Roman" w:cs="Times New Roman"/>
          <w:b/>
          <w:bCs/>
          <w:sz w:val="24"/>
          <w:szCs w:val="24"/>
          <w:lang w:val="es-419"/>
          <w:rPrChange w:id="679" w:author="Vanessa Delgado Saltos" w:date="2026-06-04T05:19:00Z" w16du:dateUtc="2026-06-04T10:19:00Z">
            <w:rPr>
              <w:ins w:id="680" w:author="Vanessa Delgado Saltos" w:date="2026-06-04T05:18:00Z" w16du:dateUtc="2026-06-04T10:18:00Z"/>
              <w:b/>
              <w:bCs/>
              <w:lang w:val="es-419"/>
            </w:rPr>
          </w:rPrChange>
        </w:rPr>
        <w:pPrChange w:id="681" w:author="Vanessa Delgado Saltos" w:date="2026-06-04T05:28:00Z" w16du:dateUtc="2026-06-04T10:28:00Z">
          <w:pPr/>
        </w:pPrChange>
      </w:pPr>
    </w:p>
    <w:p w14:paraId="35049FF0" w14:textId="77777777" w:rsidR="0079121A" w:rsidRPr="0079121A" w:rsidRDefault="0079121A" w:rsidP="00ED2B0F">
      <w:pPr>
        <w:jc w:val="both"/>
        <w:rPr>
          <w:ins w:id="682" w:author="Vanessa Delgado Saltos" w:date="2026-06-04T05:18:00Z" w16du:dateUtc="2026-06-04T10:18:00Z"/>
          <w:rFonts w:ascii="Times New Roman" w:hAnsi="Times New Roman" w:cs="Times New Roman"/>
          <w:b/>
          <w:bCs/>
          <w:sz w:val="24"/>
          <w:szCs w:val="24"/>
          <w:lang w:val="es-419"/>
          <w:rPrChange w:id="683" w:author="Vanessa Delgado Saltos" w:date="2026-06-04T05:19:00Z" w16du:dateUtc="2026-06-04T10:19:00Z">
            <w:rPr>
              <w:ins w:id="684" w:author="Vanessa Delgado Saltos" w:date="2026-06-04T05:18:00Z" w16du:dateUtc="2026-06-04T10:18:00Z"/>
              <w:b/>
              <w:bCs/>
              <w:lang w:val="es-419"/>
            </w:rPr>
          </w:rPrChange>
        </w:rPr>
        <w:pPrChange w:id="685" w:author="Vanessa Delgado Saltos" w:date="2026-06-04T05:28:00Z" w16du:dateUtc="2026-06-04T10:28:00Z">
          <w:pPr/>
        </w:pPrChange>
      </w:pPr>
    </w:p>
    <w:p w14:paraId="6C3E2D7C" w14:textId="77777777" w:rsidR="0079121A" w:rsidRPr="0079121A" w:rsidRDefault="0079121A" w:rsidP="00ED2B0F">
      <w:pPr>
        <w:jc w:val="both"/>
        <w:rPr>
          <w:ins w:id="686" w:author="Vanessa Delgado Saltos" w:date="2026-06-04T05:18:00Z" w16du:dateUtc="2026-06-04T10:18:00Z"/>
          <w:rFonts w:ascii="Times New Roman" w:hAnsi="Times New Roman" w:cs="Times New Roman"/>
          <w:b/>
          <w:bCs/>
          <w:sz w:val="24"/>
          <w:szCs w:val="24"/>
          <w:lang w:val="es-419"/>
          <w:rPrChange w:id="687" w:author="Vanessa Delgado Saltos" w:date="2026-06-04T05:19:00Z" w16du:dateUtc="2026-06-04T10:19:00Z">
            <w:rPr>
              <w:ins w:id="688" w:author="Vanessa Delgado Saltos" w:date="2026-06-04T05:18:00Z" w16du:dateUtc="2026-06-04T10:18:00Z"/>
              <w:b/>
              <w:bCs/>
              <w:lang w:val="es-419"/>
            </w:rPr>
          </w:rPrChange>
        </w:rPr>
        <w:pPrChange w:id="689" w:author="Vanessa Delgado Saltos" w:date="2026-06-04T05:28:00Z" w16du:dateUtc="2026-06-04T10:28:00Z">
          <w:pPr/>
        </w:pPrChange>
      </w:pPr>
    </w:p>
    <w:p w14:paraId="2B440897" w14:textId="77777777" w:rsidR="0079121A" w:rsidRPr="0079121A" w:rsidRDefault="0079121A" w:rsidP="00ED2B0F">
      <w:pPr>
        <w:jc w:val="both"/>
        <w:rPr>
          <w:ins w:id="690" w:author="Vanessa Delgado Saltos" w:date="2026-06-04T05:18:00Z" w16du:dateUtc="2026-06-04T10:18:00Z"/>
          <w:rFonts w:ascii="Times New Roman" w:hAnsi="Times New Roman" w:cs="Times New Roman"/>
          <w:b/>
          <w:bCs/>
          <w:sz w:val="24"/>
          <w:szCs w:val="24"/>
          <w:lang w:val="es-419"/>
          <w:rPrChange w:id="691" w:author="Vanessa Delgado Saltos" w:date="2026-06-04T05:19:00Z" w16du:dateUtc="2026-06-04T10:19:00Z">
            <w:rPr>
              <w:ins w:id="692" w:author="Vanessa Delgado Saltos" w:date="2026-06-04T05:18:00Z" w16du:dateUtc="2026-06-04T10:18:00Z"/>
              <w:b/>
              <w:bCs/>
              <w:lang w:val="es-419"/>
            </w:rPr>
          </w:rPrChange>
        </w:rPr>
        <w:pPrChange w:id="693" w:author="Vanessa Delgado Saltos" w:date="2026-06-04T05:28:00Z" w16du:dateUtc="2026-06-04T10:28:00Z">
          <w:pPr/>
        </w:pPrChange>
      </w:pPr>
    </w:p>
    <w:p w14:paraId="01285D2A" w14:textId="77777777" w:rsidR="0079121A" w:rsidRPr="0079121A" w:rsidRDefault="0079121A" w:rsidP="00ED2B0F">
      <w:pPr>
        <w:jc w:val="both"/>
        <w:rPr>
          <w:ins w:id="694" w:author="Vanessa Delgado Saltos" w:date="2026-06-04T05:18:00Z" w16du:dateUtc="2026-06-04T10:18:00Z"/>
          <w:rFonts w:ascii="Times New Roman" w:hAnsi="Times New Roman" w:cs="Times New Roman"/>
          <w:b/>
          <w:bCs/>
          <w:sz w:val="24"/>
          <w:szCs w:val="24"/>
          <w:lang w:val="es-419"/>
          <w:rPrChange w:id="695" w:author="Vanessa Delgado Saltos" w:date="2026-06-04T05:19:00Z" w16du:dateUtc="2026-06-04T10:19:00Z">
            <w:rPr>
              <w:ins w:id="696" w:author="Vanessa Delgado Saltos" w:date="2026-06-04T05:18:00Z" w16du:dateUtc="2026-06-04T10:18:00Z"/>
              <w:b/>
              <w:bCs/>
              <w:lang w:val="es-419"/>
            </w:rPr>
          </w:rPrChange>
        </w:rPr>
        <w:pPrChange w:id="697" w:author="Vanessa Delgado Saltos" w:date="2026-06-04T05:28:00Z" w16du:dateUtc="2026-06-04T10:28:00Z">
          <w:pPr/>
        </w:pPrChange>
      </w:pPr>
    </w:p>
    <w:p w14:paraId="18BA87F6" w14:textId="77777777" w:rsidR="0079121A" w:rsidRPr="0079121A" w:rsidRDefault="0079121A" w:rsidP="00ED2B0F">
      <w:pPr>
        <w:jc w:val="both"/>
        <w:rPr>
          <w:ins w:id="698" w:author="Vanessa Delgado Saltos" w:date="2026-06-04T05:18:00Z" w16du:dateUtc="2026-06-04T10:18:00Z"/>
          <w:rFonts w:ascii="Times New Roman" w:hAnsi="Times New Roman" w:cs="Times New Roman"/>
          <w:b/>
          <w:bCs/>
          <w:sz w:val="24"/>
          <w:szCs w:val="24"/>
          <w:lang w:val="es-419"/>
          <w:rPrChange w:id="699" w:author="Vanessa Delgado Saltos" w:date="2026-06-04T05:19:00Z" w16du:dateUtc="2026-06-04T10:19:00Z">
            <w:rPr>
              <w:ins w:id="700" w:author="Vanessa Delgado Saltos" w:date="2026-06-04T05:18:00Z" w16du:dateUtc="2026-06-04T10:18:00Z"/>
              <w:b/>
              <w:bCs/>
              <w:lang w:val="es-419"/>
            </w:rPr>
          </w:rPrChange>
        </w:rPr>
        <w:pPrChange w:id="701" w:author="Vanessa Delgado Saltos" w:date="2026-06-04T05:28:00Z" w16du:dateUtc="2026-06-04T10:28:00Z">
          <w:pPr/>
        </w:pPrChange>
      </w:pPr>
    </w:p>
    <w:p w14:paraId="7FE89362" w14:textId="77777777" w:rsidR="0079121A" w:rsidRPr="0079121A" w:rsidRDefault="0079121A" w:rsidP="00ED2B0F">
      <w:pPr>
        <w:jc w:val="both"/>
        <w:rPr>
          <w:ins w:id="702" w:author="Vanessa Delgado Saltos" w:date="2026-06-04T05:18:00Z" w16du:dateUtc="2026-06-04T10:18:00Z"/>
          <w:rFonts w:ascii="Times New Roman" w:hAnsi="Times New Roman" w:cs="Times New Roman"/>
          <w:b/>
          <w:bCs/>
          <w:sz w:val="24"/>
          <w:szCs w:val="24"/>
          <w:lang w:val="es-419"/>
          <w:rPrChange w:id="703" w:author="Vanessa Delgado Saltos" w:date="2026-06-04T05:19:00Z" w16du:dateUtc="2026-06-04T10:19:00Z">
            <w:rPr>
              <w:ins w:id="704" w:author="Vanessa Delgado Saltos" w:date="2026-06-04T05:18:00Z" w16du:dateUtc="2026-06-04T10:18:00Z"/>
              <w:b/>
              <w:bCs/>
              <w:lang w:val="es-419"/>
            </w:rPr>
          </w:rPrChange>
        </w:rPr>
        <w:pPrChange w:id="705" w:author="Vanessa Delgado Saltos" w:date="2026-06-04T05:28:00Z" w16du:dateUtc="2026-06-04T10:28:00Z">
          <w:pPr/>
        </w:pPrChange>
      </w:pPr>
    </w:p>
    <w:p w14:paraId="1F43C760" w14:textId="77777777" w:rsidR="0079121A" w:rsidRPr="0079121A" w:rsidRDefault="0079121A" w:rsidP="00ED2B0F">
      <w:pPr>
        <w:jc w:val="both"/>
        <w:rPr>
          <w:ins w:id="706" w:author="Vanessa Delgado Saltos" w:date="2026-06-04T05:18:00Z" w16du:dateUtc="2026-06-04T10:18:00Z"/>
          <w:rFonts w:ascii="Times New Roman" w:hAnsi="Times New Roman" w:cs="Times New Roman"/>
          <w:b/>
          <w:bCs/>
          <w:sz w:val="24"/>
          <w:szCs w:val="24"/>
          <w:lang w:val="es-419"/>
          <w:rPrChange w:id="707" w:author="Vanessa Delgado Saltos" w:date="2026-06-04T05:19:00Z" w16du:dateUtc="2026-06-04T10:19:00Z">
            <w:rPr>
              <w:ins w:id="708" w:author="Vanessa Delgado Saltos" w:date="2026-06-04T05:18:00Z" w16du:dateUtc="2026-06-04T10:18:00Z"/>
              <w:b/>
              <w:bCs/>
              <w:lang w:val="es-419"/>
            </w:rPr>
          </w:rPrChange>
        </w:rPr>
        <w:pPrChange w:id="709" w:author="Vanessa Delgado Saltos" w:date="2026-06-04T05:28:00Z" w16du:dateUtc="2026-06-04T10:28:00Z">
          <w:pPr/>
        </w:pPrChange>
      </w:pPr>
    </w:p>
    <w:p w14:paraId="202C140C" w14:textId="77777777" w:rsidR="0079121A" w:rsidRPr="0079121A" w:rsidRDefault="0079121A" w:rsidP="00ED2B0F">
      <w:pPr>
        <w:jc w:val="both"/>
        <w:rPr>
          <w:ins w:id="710" w:author="Vanessa Delgado Saltos" w:date="2026-06-04T05:18:00Z" w16du:dateUtc="2026-06-04T10:18:00Z"/>
          <w:rFonts w:ascii="Times New Roman" w:hAnsi="Times New Roman" w:cs="Times New Roman"/>
          <w:b/>
          <w:bCs/>
          <w:sz w:val="24"/>
          <w:szCs w:val="24"/>
          <w:lang w:val="es-419"/>
          <w:rPrChange w:id="711" w:author="Vanessa Delgado Saltos" w:date="2026-06-04T05:19:00Z" w16du:dateUtc="2026-06-04T10:19:00Z">
            <w:rPr>
              <w:ins w:id="712" w:author="Vanessa Delgado Saltos" w:date="2026-06-04T05:18:00Z" w16du:dateUtc="2026-06-04T10:18:00Z"/>
              <w:b/>
              <w:bCs/>
              <w:lang w:val="es-419"/>
            </w:rPr>
          </w:rPrChange>
        </w:rPr>
        <w:pPrChange w:id="713" w:author="Vanessa Delgado Saltos" w:date="2026-06-04T05:28:00Z" w16du:dateUtc="2026-06-04T10:28:00Z">
          <w:pPr/>
        </w:pPrChange>
      </w:pPr>
    </w:p>
    <w:p w14:paraId="1EEDDE5D" w14:textId="77777777" w:rsidR="0079121A" w:rsidRPr="0079121A" w:rsidRDefault="0079121A" w:rsidP="00ED2B0F">
      <w:pPr>
        <w:jc w:val="both"/>
        <w:rPr>
          <w:ins w:id="714" w:author="Vanessa Delgado Saltos" w:date="2026-06-04T05:18:00Z" w16du:dateUtc="2026-06-04T10:18:00Z"/>
          <w:rFonts w:ascii="Times New Roman" w:hAnsi="Times New Roman" w:cs="Times New Roman"/>
          <w:b/>
          <w:bCs/>
          <w:sz w:val="24"/>
          <w:szCs w:val="24"/>
          <w:lang w:val="es-419"/>
          <w:rPrChange w:id="715" w:author="Vanessa Delgado Saltos" w:date="2026-06-04T05:19:00Z" w16du:dateUtc="2026-06-04T10:19:00Z">
            <w:rPr>
              <w:ins w:id="716" w:author="Vanessa Delgado Saltos" w:date="2026-06-04T05:18:00Z" w16du:dateUtc="2026-06-04T10:18:00Z"/>
              <w:b/>
              <w:bCs/>
              <w:lang w:val="es-419"/>
            </w:rPr>
          </w:rPrChange>
        </w:rPr>
        <w:pPrChange w:id="717" w:author="Vanessa Delgado Saltos" w:date="2026-06-04T05:28:00Z" w16du:dateUtc="2026-06-04T10:28:00Z">
          <w:pPr/>
        </w:pPrChange>
      </w:pPr>
    </w:p>
    <w:p w14:paraId="063C7BF7" w14:textId="77777777" w:rsidR="0079121A" w:rsidRPr="0079121A" w:rsidRDefault="0079121A" w:rsidP="00ED2B0F">
      <w:pPr>
        <w:jc w:val="both"/>
        <w:rPr>
          <w:ins w:id="718" w:author="Vanessa Delgado Saltos" w:date="2026-06-04T05:18:00Z" w16du:dateUtc="2026-06-04T10:18:00Z"/>
          <w:rFonts w:ascii="Times New Roman" w:hAnsi="Times New Roman" w:cs="Times New Roman"/>
          <w:b/>
          <w:bCs/>
          <w:sz w:val="24"/>
          <w:szCs w:val="24"/>
          <w:lang w:val="es-419"/>
          <w:rPrChange w:id="719" w:author="Vanessa Delgado Saltos" w:date="2026-06-04T05:19:00Z" w16du:dateUtc="2026-06-04T10:19:00Z">
            <w:rPr>
              <w:ins w:id="720" w:author="Vanessa Delgado Saltos" w:date="2026-06-04T05:18:00Z" w16du:dateUtc="2026-06-04T10:18:00Z"/>
              <w:b/>
              <w:bCs/>
              <w:lang w:val="es-419"/>
            </w:rPr>
          </w:rPrChange>
        </w:rPr>
        <w:pPrChange w:id="721" w:author="Vanessa Delgado Saltos" w:date="2026-06-04T05:28:00Z" w16du:dateUtc="2026-06-04T10:28:00Z">
          <w:pPr/>
        </w:pPrChange>
      </w:pPr>
    </w:p>
    <w:p w14:paraId="362A1AFD" w14:textId="77777777" w:rsidR="0079121A" w:rsidRPr="0079121A" w:rsidRDefault="0079121A" w:rsidP="00ED2B0F">
      <w:pPr>
        <w:jc w:val="both"/>
        <w:rPr>
          <w:ins w:id="722" w:author="Vanessa Delgado Saltos" w:date="2026-06-04T05:18:00Z" w16du:dateUtc="2026-06-04T10:18:00Z"/>
          <w:rFonts w:ascii="Times New Roman" w:hAnsi="Times New Roman" w:cs="Times New Roman"/>
          <w:b/>
          <w:bCs/>
          <w:sz w:val="24"/>
          <w:szCs w:val="24"/>
          <w:lang w:val="es-419"/>
          <w:rPrChange w:id="723" w:author="Vanessa Delgado Saltos" w:date="2026-06-04T05:19:00Z" w16du:dateUtc="2026-06-04T10:19:00Z">
            <w:rPr>
              <w:ins w:id="724" w:author="Vanessa Delgado Saltos" w:date="2026-06-04T05:18:00Z" w16du:dateUtc="2026-06-04T10:18:00Z"/>
              <w:b/>
              <w:bCs/>
              <w:lang w:val="es-419"/>
            </w:rPr>
          </w:rPrChange>
        </w:rPr>
        <w:pPrChange w:id="725" w:author="Vanessa Delgado Saltos" w:date="2026-06-04T05:28:00Z" w16du:dateUtc="2026-06-04T10:28:00Z">
          <w:pPr/>
        </w:pPrChange>
      </w:pPr>
    </w:p>
    <w:p w14:paraId="04770077" w14:textId="4C461859" w:rsidR="00477126" w:rsidRPr="0079121A" w:rsidRDefault="0079121A" w:rsidP="00ED2B0F">
      <w:pPr>
        <w:pStyle w:val="Ttulo1"/>
        <w:jc w:val="both"/>
        <w:rPr>
          <w:b w:val="0"/>
          <w:lang w:val="es-419"/>
          <w:rPrChange w:id="726" w:author="Vanessa Delgado Saltos" w:date="2026-06-04T05:19:00Z" w16du:dateUtc="2026-06-04T10:19:00Z">
            <w:rPr>
              <w:b/>
              <w:bCs/>
              <w:lang w:val="es-419"/>
            </w:rPr>
          </w:rPrChange>
        </w:rPr>
        <w:pPrChange w:id="727" w:author="Vanessa Delgado Saltos" w:date="2026-06-04T05:28:00Z" w16du:dateUtc="2026-06-04T10:28:00Z">
          <w:pPr/>
        </w:pPrChange>
      </w:pPr>
      <w:bookmarkStart w:id="728" w:name="_Toc231443924"/>
      <w:ins w:id="729" w:author="Vanessa Delgado Saltos" w:date="2026-06-04T05:20:00Z" w16du:dateUtc="2026-06-04T10:20:00Z">
        <w:r>
          <w:rPr>
            <w:lang w:val="es-419"/>
          </w:rPr>
          <w:lastRenderedPageBreak/>
          <w:t xml:space="preserve">1. </w:t>
        </w:r>
      </w:ins>
      <w:r w:rsidR="00477126" w:rsidRPr="0079121A">
        <w:rPr>
          <w:lang w:val="es-419"/>
        </w:rPr>
        <w:t xml:space="preserve">Contextualización </w:t>
      </w:r>
      <w:del w:id="730" w:author="Vanessa Delgado Saltos" w:date="2026-06-04T05:24:00Z" w16du:dateUtc="2026-06-04T10:24:00Z">
        <w:r w:rsidR="00477126" w:rsidRPr="0079121A" w:rsidDel="0079121A">
          <w:rPr>
            <w:lang w:val="es-419"/>
          </w:rPr>
          <w:delText xml:space="preserve">del Lugar </w:delText>
        </w:r>
      </w:del>
      <w:r w:rsidR="00477126" w:rsidRPr="0079121A">
        <w:rPr>
          <w:lang w:val="es-419"/>
        </w:rPr>
        <w:t>del Proyecto</w:t>
      </w:r>
      <w:bookmarkEnd w:id="728"/>
    </w:p>
    <w:p w14:paraId="64599524" w14:textId="77777777" w:rsidR="00477126" w:rsidRPr="0079121A" w:rsidRDefault="00477126" w:rsidP="00ED2B0F">
      <w:pPr>
        <w:jc w:val="both"/>
        <w:rPr>
          <w:rFonts w:ascii="Times New Roman" w:hAnsi="Times New Roman" w:cs="Times New Roman"/>
          <w:sz w:val="24"/>
          <w:szCs w:val="24"/>
          <w:lang w:val="es-419"/>
          <w:rPrChange w:id="731" w:author="Vanessa Delgado Saltos" w:date="2026-06-04T05:19:00Z" w16du:dateUtc="2026-06-04T10:19:00Z">
            <w:rPr>
              <w:lang w:val="es-419"/>
            </w:rPr>
          </w:rPrChange>
        </w:rPr>
        <w:pPrChange w:id="732" w:author="Vanessa Delgado Saltos" w:date="2026-06-04T05:28:00Z" w16du:dateUtc="2026-06-04T10:28:00Z">
          <w:pPr/>
        </w:pPrChange>
      </w:pPr>
    </w:p>
    <w:p w14:paraId="386EAA63" w14:textId="3E3F023E" w:rsidR="00AE5CF0" w:rsidRPr="0079121A" w:rsidRDefault="00477126" w:rsidP="00ED2B0F">
      <w:pPr>
        <w:pStyle w:val="Prrafodelista"/>
        <w:numPr>
          <w:ilvl w:val="1"/>
          <w:numId w:val="32"/>
        </w:numPr>
        <w:jc w:val="both"/>
        <w:rPr>
          <w:rFonts w:ascii="Times New Roman" w:hAnsi="Times New Roman" w:cs="Times New Roman"/>
          <w:b/>
          <w:bCs/>
          <w:sz w:val="24"/>
          <w:szCs w:val="24"/>
          <w:lang w:val="es-419"/>
          <w:rPrChange w:id="733" w:author="Vanessa Delgado Saltos" w:date="2026-06-04T05:22:00Z" w16du:dateUtc="2026-06-04T10:22:00Z">
            <w:rPr>
              <w:b/>
              <w:bCs/>
              <w:highlight w:val="yellow"/>
              <w:u w:val="single"/>
              <w:lang w:val="es-419"/>
            </w:rPr>
          </w:rPrChange>
        </w:rPr>
        <w:pPrChange w:id="734" w:author="Vanessa Delgado Saltos" w:date="2026-06-04T05:28:00Z" w16du:dateUtc="2026-06-04T10:28:00Z">
          <w:pPr>
            <w:pStyle w:val="Prrafodelista"/>
            <w:numPr>
              <w:numId w:val="1"/>
            </w:numPr>
            <w:ind w:hanging="360"/>
          </w:pPr>
        </w:pPrChange>
      </w:pPr>
      <w:r w:rsidRPr="0079121A">
        <w:rPr>
          <w:rFonts w:ascii="Times New Roman" w:hAnsi="Times New Roman" w:cs="Times New Roman"/>
          <w:b/>
          <w:bCs/>
          <w:sz w:val="24"/>
          <w:szCs w:val="24"/>
          <w:lang w:val="es-419"/>
          <w:rPrChange w:id="735" w:author="Vanessa Delgado Saltos" w:date="2026-06-04T05:22:00Z" w16du:dateUtc="2026-06-04T10:22:00Z">
            <w:rPr>
              <w:b/>
              <w:bCs/>
              <w:highlight w:val="yellow"/>
              <w:u w:val="single"/>
              <w:lang w:val="es-419"/>
            </w:rPr>
          </w:rPrChange>
        </w:rPr>
        <w:t>Descripción de la organización, empresa o sector donde se ejecutará el proyecto</w:t>
      </w:r>
    </w:p>
    <w:p w14:paraId="2B6C6DF8" w14:textId="6307AC6D" w:rsidR="00AE5CF0" w:rsidRPr="00CC56ED" w:rsidDel="00CC56ED" w:rsidRDefault="00AE5CF0" w:rsidP="00CC56ED">
      <w:pPr>
        <w:jc w:val="both"/>
        <w:rPr>
          <w:del w:id="736" w:author="Vanessa Delgado Saltos" w:date="2026-06-04T05:41:00Z" w16du:dateUtc="2026-06-04T10:41:00Z"/>
          <w:rFonts w:ascii="Times New Roman" w:hAnsi="Times New Roman" w:cs="Times New Roman"/>
          <w:sz w:val="24"/>
          <w:szCs w:val="24"/>
          <w:lang w:val="es-419"/>
          <w:rPrChange w:id="737" w:author="Vanessa Delgado Saltos" w:date="2026-06-04T05:40:00Z" w16du:dateUtc="2026-06-04T10:40:00Z">
            <w:rPr>
              <w:del w:id="738" w:author="Vanessa Delgado Saltos" w:date="2026-06-04T05:41:00Z" w16du:dateUtc="2026-06-04T10:41:00Z"/>
              <w:lang w:val="es-419"/>
            </w:rPr>
          </w:rPrChange>
        </w:rPr>
        <w:pPrChange w:id="739" w:author="Vanessa Delgado Saltos" w:date="2026-06-04T05:40:00Z" w16du:dateUtc="2026-06-04T10:40:00Z">
          <w:pPr>
            <w:pStyle w:val="Prrafodelista"/>
          </w:pPr>
        </w:pPrChange>
      </w:pPr>
      <w:r w:rsidRPr="00CC56ED">
        <w:rPr>
          <w:rFonts w:ascii="Times New Roman" w:hAnsi="Times New Roman" w:cs="Times New Roman"/>
          <w:sz w:val="24"/>
          <w:szCs w:val="24"/>
          <w:rPrChange w:id="740" w:author="Vanessa Delgado Saltos" w:date="2026-06-04T05:40:00Z" w16du:dateUtc="2026-06-04T10:40:00Z">
            <w:rPr/>
          </w:rPrChange>
        </w:rPr>
        <w:t>El proyecto se desarrollará en el sector de servicios de lavandería, el cual se encarga de brindar a los clientes servicios de lavado, secado, planchado y tratamiento especializado de prendas de vestir y textiles. Este tipo de negocio requiere una adecuada gestión de información relacionada con clientes, pedidos, servicios ofrecidos, pagos y control de las prendas recibidas.</w:t>
      </w:r>
    </w:p>
    <w:p w14:paraId="79C38B3F" w14:textId="77777777" w:rsidR="00AE5CF0" w:rsidRPr="00CC56ED" w:rsidRDefault="00AE5CF0" w:rsidP="00CC56ED">
      <w:pPr>
        <w:jc w:val="both"/>
        <w:rPr>
          <w:rFonts w:ascii="Times New Roman" w:hAnsi="Times New Roman" w:cs="Times New Roman"/>
          <w:sz w:val="24"/>
          <w:szCs w:val="24"/>
          <w:rPrChange w:id="741" w:author="Vanessa Delgado Saltos" w:date="2026-06-04T05:41:00Z" w16du:dateUtc="2026-06-04T10:41:00Z">
            <w:rPr/>
          </w:rPrChange>
        </w:rPr>
        <w:pPrChange w:id="742" w:author="Vanessa Delgado Saltos" w:date="2026-06-04T05:41:00Z" w16du:dateUtc="2026-06-04T10:41:00Z">
          <w:pPr>
            <w:pStyle w:val="Prrafodelista"/>
          </w:pPr>
        </w:pPrChange>
      </w:pPr>
    </w:p>
    <w:p w14:paraId="5DC1ED04" w14:textId="77777777" w:rsidR="00AE5CF0" w:rsidRPr="00CC56ED" w:rsidDel="00CC56ED" w:rsidRDefault="00AE5CF0" w:rsidP="00CC56ED">
      <w:pPr>
        <w:jc w:val="both"/>
        <w:rPr>
          <w:del w:id="743" w:author="Vanessa Delgado Saltos" w:date="2026-06-04T05:41:00Z" w16du:dateUtc="2026-06-04T10:41:00Z"/>
          <w:rFonts w:ascii="Times New Roman" w:hAnsi="Times New Roman" w:cs="Times New Roman"/>
          <w:sz w:val="24"/>
          <w:szCs w:val="24"/>
          <w:rPrChange w:id="744" w:author="Vanessa Delgado Saltos" w:date="2026-06-04T05:40:00Z" w16du:dateUtc="2026-06-04T10:40:00Z">
            <w:rPr>
              <w:del w:id="745" w:author="Vanessa Delgado Saltos" w:date="2026-06-04T05:41:00Z" w16du:dateUtc="2026-06-04T10:41:00Z"/>
            </w:rPr>
          </w:rPrChange>
        </w:rPr>
        <w:pPrChange w:id="746" w:author="Vanessa Delgado Saltos" w:date="2026-06-04T05:40:00Z" w16du:dateUtc="2026-06-04T10:40:00Z">
          <w:pPr>
            <w:pStyle w:val="Prrafodelista"/>
          </w:pPr>
        </w:pPrChange>
      </w:pPr>
      <w:r w:rsidRPr="00CC56ED">
        <w:rPr>
          <w:rFonts w:ascii="Times New Roman" w:hAnsi="Times New Roman" w:cs="Times New Roman"/>
          <w:sz w:val="24"/>
          <w:szCs w:val="24"/>
          <w:rPrChange w:id="747" w:author="Vanessa Delgado Saltos" w:date="2026-06-04T05:40:00Z" w16du:dateUtc="2026-06-04T10:40:00Z">
            <w:rPr/>
          </w:rPrChange>
        </w:rPr>
        <w:t>En muchas lavanderías, especialmente pequeñas y medianas empresas, gran parte de los procesos operativos y administrativos se realizan de forma manual mediante registros físicos o herramientas básicas, lo que puede generar dificultades en el control de pedidos, seguimiento de prendas, administración de ingresos y atención al cliente.</w:t>
      </w:r>
    </w:p>
    <w:p w14:paraId="73AE997A" w14:textId="77777777" w:rsidR="00AE5CF0" w:rsidRPr="00CC56ED" w:rsidRDefault="00AE5CF0" w:rsidP="00CC56ED">
      <w:pPr>
        <w:jc w:val="both"/>
        <w:rPr>
          <w:rFonts w:ascii="Times New Roman" w:hAnsi="Times New Roman" w:cs="Times New Roman"/>
          <w:sz w:val="24"/>
          <w:szCs w:val="24"/>
          <w:rPrChange w:id="748" w:author="Vanessa Delgado Saltos" w:date="2026-06-04T05:41:00Z" w16du:dateUtc="2026-06-04T10:41:00Z">
            <w:rPr/>
          </w:rPrChange>
        </w:rPr>
        <w:pPrChange w:id="749" w:author="Vanessa Delgado Saltos" w:date="2026-06-04T05:41:00Z" w16du:dateUtc="2026-06-04T10:41:00Z">
          <w:pPr>
            <w:pStyle w:val="Prrafodelista"/>
          </w:pPr>
        </w:pPrChange>
      </w:pPr>
    </w:p>
    <w:p w14:paraId="0C42D429" w14:textId="77777777" w:rsidR="00AE5CF0" w:rsidRPr="00CC56ED" w:rsidRDefault="00AE5CF0" w:rsidP="00CC56ED">
      <w:pPr>
        <w:jc w:val="both"/>
        <w:rPr>
          <w:rFonts w:ascii="Times New Roman" w:hAnsi="Times New Roman" w:cs="Times New Roman"/>
          <w:sz w:val="24"/>
          <w:szCs w:val="24"/>
          <w:rPrChange w:id="750" w:author="Vanessa Delgado Saltos" w:date="2026-06-04T05:40:00Z" w16du:dateUtc="2026-06-04T10:40:00Z">
            <w:rPr/>
          </w:rPrChange>
        </w:rPr>
        <w:pPrChange w:id="751" w:author="Vanessa Delgado Saltos" w:date="2026-06-04T05:40:00Z" w16du:dateUtc="2026-06-04T10:40:00Z">
          <w:pPr>
            <w:pStyle w:val="Prrafodelista"/>
          </w:pPr>
        </w:pPrChange>
      </w:pPr>
      <w:r w:rsidRPr="00CC56ED">
        <w:rPr>
          <w:rFonts w:ascii="Times New Roman" w:hAnsi="Times New Roman" w:cs="Times New Roman"/>
          <w:sz w:val="24"/>
          <w:szCs w:val="24"/>
          <w:rPrChange w:id="752" w:author="Vanessa Delgado Saltos" w:date="2026-06-04T05:40:00Z" w16du:dateUtc="2026-06-04T10:40:00Z">
            <w:rPr/>
          </w:rPrChange>
        </w:rPr>
        <w:t>Ante esta necesidad, se plantea el desarrollo de una solución informática que permita optimizar la gestión de las operaciones diarias, mejorar la organización de la información y contribuir a una mayor eficiencia en la prestación de los servicios.</w:t>
      </w:r>
    </w:p>
    <w:p w14:paraId="7AD1DFAA" w14:textId="77777777" w:rsidR="00AE5CF0" w:rsidRPr="0079121A" w:rsidRDefault="00AE5CF0" w:rsidP="00ED2B0F">
      <w:pPr>
        <w:pStyle w:val="Prrafodelista"/>
        <w:jc w:val="both"/>
        <w:rPr>
          <w:rFonts w:ascii="Times New Roman" w:hAnsi="Times New Roman" w:cs="Times New Roman"/>
          <w:sz w:val="24"/>
          <w:szCs w:val="24"/>
          <w:rPrChange w:id="753" w:author="Vanessa Delgado Saltos" w:date="2026-06-04T05:19:00Z" w16du:dateUtc="2026-06-04T10:19:00Z">
            <w:rPr/>
          </w:rPrChange>
        </w:rPr>
        <w:pPrChange w:id="754" w:author="Vanessa Delgado Saltos" w:date="2026-06-04T05:28:00Z" w16du:dateUtc="2026-06-04T10:28:00Z">
          <w:pPr>
            <w:pStyle w:val="Prrafodelista"/>
          </w:pPr>
        </w:pPrChange>
      </w:pPr>
    </w:p>
    <w:p w14:paraId="6E47E9CD" w14:textId="77777777" w:rsidR="00AE5CF0" w:rsidRPr="0079121A" w:rsidRDefault="00AE5CF0" w:rsidP="00ED2B0F">
      <w:pPr>
        <w:pStyle w:val="Prrafodelista"/>
        <w:jc w:val="both"/>
        <w:rPr>
          <w:rFonts w:ascii="Times New Roman" w:hAnsi="Times New Roman" w:cs="Times New Roman"/>
          <w:sz w:val="24"/>
          <w:szCs w:val="24"/>
          <w:rPrChange w:id="755" w:author="Vanessa Delgado Saltos" w:date="2026-06-04T05:19:00Z" w16du:dateUtc="2026-06-04T10:19:00Z">
            <w:rPr/>
          </w:rPrChange>
        </w:rPr>
        <w:pPrChange w:id="756" w:author="Vanessa Delgado Saltos" w:date="2026-06-04T05:28:00Z" w16du:dateUtc="2026-06-04T10:28:00Z">
          <w:pPr>
            <w:pStyle w:val="Prrafodelista"/>
          </w:pPr>
        </w:pPrChange>
      </w:pPr>
    </w:p>
    <w:p w14:paraId="2E4AEDFC" w14:textId="678967A2" w:rsidR="00AE5CF0" w:rsidRPr="0079121A" w:rsidRDefault="00477126" w:rsidP="00ED2B0F">
      <w:pPr>
        <w:pStyle w:val="Prrafodelista"/>
        <w:numPr>
          <w:ilvl w:val="1"/>
          <w:numId w:val="32"/>
        </w:numPr>
        <w:jc w:val="both"/>
        <w:rPr>
          <w:rFonts w:ascii="Times New Roman" w:hAnsi="Times New Roman" w:cs="Times New Roman"/>
          <w:b/>
          <w:bCs/>
          <w:sz w:val="24"/>
          <w:szCs w:val="24"/>
          <w:rPrChange w:id="757" w:author="Vanessa Delgado Saltos" w:date="2026-06-04T05:22:00Z" w16du:dateUtc="2026-06-04T10:22:00Z">
            <w:rPr>
              <w:b/>
              <w:bCs/>
              <w:highlight w:val="yellow"/>
              <w:u w:val="single"/>
            </w:rPr>
          </w:rPrChange>
        </w:rPr>
        <w:pPrChange w:id="758" w:author="Vanessa Delgado Saltos" w:date="2026-06-04T05:28:00Z" w16du:dateUtc="2026-06-04T10:28:00Z">
          <w:pPr>
            <w:pStyle w:val="Prrafodelista"/>
            <w:numPr>
              <w:numId w:val="1"/>
            </w:numPr>
            <w:ind w:hanging="360"/>
          </w:pPr>
        </w:pPrChange>
      </w:pPr>
      <w:r w:rsidRPr="0079121A">
        <w:rPr>
          <w:rFonts w:ascii="Times New Roman" w:hAnsi="Times New Roman" w:cs="Times New Roman"/>
          <w:b/>
          <w:bCs/>
          <w:sz w:val="24"/>
          <w:szCs w:val="24"/>
          <w:rPrChange w:id="759" w:author="Vanessa Delgado Saltos" w:date="2026-06-04T05:22:00Z" w16du:dateUtc="2026-06-04T10:22:00Z">
            <w:rPr>
              <w:b/>
              <w:bCs/>
              <w:highlight w:val="yellow"/>
              <w:u w:val="single"/>
            </w:rPr>
          </w:rPrChange>
        </w:rPr>
        <w:t>Proceso o área de negocio que el software automatizará</w:t>
      </w:r>
    </w:p>
    <w:p w14:paraId="2A945B75" w14:textId="0B03DD3C" w:rsidR="00AE5CF0" w:rsidRPr="00CC56ED" w:rsidDel="00CC56ED" w:rsidRDefault="00AE5CF0" w:rsidP="00CC56ED">
      <w:pPr>
        <w:jc w:val="both"/>
        <w:rPr>
          <w:del w:id="760" w:author="Vanessa Delgado Saltos" w:date="2026-06-04T05:40:00Z" w16du:dateUtc="2026-06-04T10:40:00Z"/>
          <w:rFonts w:ascii="Times New Roman" w:hAnsi="Times New Roman" w:cs="Times New Roman"/>
          <w:sz w:val="24"/>
          <w:szCs w:val="24"/>
          <w:rPrChange w:id="761" w:author="Vanessa Delgado Saltos" w:date="2026-06-04T05:40:00Z" w16du:dateUtc="2026-06-04T10:40:00Z">
            <w:rPr>
              <w:del w:id="762" w:author="Vanessa Delgado Saltos" w:date="2026-06-04T05:40:00Z" w16du:dateUtc="2026-06-04T10:40:00Z"/>
            </w:rPr>
          </w:rPrChange>
        </w:rPr>
        <w:pPrChange w:id="763" w:author="Vanessa Delgado Saltos" w:date="2026-06-04T05:40:00Z" w16du:dateUtc="2026-06-04T10:40:00Z">
          <w:pPr>
            <w:pStyle w:val="Prrafodelista"/>
          </w:pPr>
        </w:pPrChange>
      </w:pPr>
      <w:r w:rsidRPr="00CC56ED">
        <w:rPr>
          <w:rFonts w:ascii="Times New Roman" w:hAnsi="Times New Roman" w:cs="Times New Roman"/>
          <w:sz w:val="24"/>
          <w:szCs w:val="24"/>
          <w:rPrChange w:id="764" w:author="Vanessa Delgado Saltos" w:date="2026-06-04T05:40:00Z" w16du:dateUtc="2026-06-04T10:40:00Z">
            <w:rPr/>
          </w:rPrChange>
        </w:rPr>
        <w:t>El software automatizará el proceso de gestión de servicios de lavandería, comprendiendo las actividades relacionadas con la recepción de prendas, registro de clientes, generación de órdenes de servicio, seguimiento del estado de los pedidos y entrega de las prendas al cliente.</w:t>
      </w:r>
    </w:p>
    <w:p w14:paraId="18856C07" w14:textId="77777777" w:rsidR="00AE5CF0" w:rsidRPr="00CC56ED" w:rsidRDefault="00AE5CF0" w:rsidP="00CC56ED">
      <w:pPr>
        <w:jc w:val="both"/>
        <w:rPr>
          <w:rFonts w:ascii="Times New Roman" w:hAnsi="Times New Roman" w:cs="Times New Roman"/>
          <w:sz w:val="24"/>
          <w:szCs w:val="24"/>
          <w:rPrChange w:id="765" w:author="Vanessa Delgado Saltos" w:date="2026-06-04T05:40:00Z" w16du:dateUtc="2026-06-04T10:40:00Z">
            <w:rPr/>
          </w:rPrChange>
        </w:rPr>
        <w:pPrChange w:id="766" w:author="Vanessa Delgado Saltos" w:date="2026-06-04T05:40:00Z" w16du:dateUtc="2026-06-04T10:40:00Z">
          <w:pPr>
            <w:pStyle w:val="Prrafodelista"/>
          </w:pPr>
        </w:pPrChange>
      </w:pPr>
    </w:p>
    <w:p w14:paraId="518DF7D2" w14:textId="77777777" w:rsidR="00AE5CF0" w:rsidRPr="00CC56ED" w:rsidDel="00CC56ED" w:rsidRDefault="00AE5CF0" w:rsidP="00CC56ED">
      <w:pPr>
        <w:jc w:val="both"/>
        <w:rPr>
          <w:del w:id="767" w:author="Vanessa Delgado Saltos" w:date="2026-06-04T05:40:00Z" w16du:dateUtc="2026-06-04T10:40:00Z"/>
          <w:rFonts w:ascii="Times New Roman" w:hAnsi="Times New Roman" w:cs="Times New Roman"/>
          <w:sz w:val="24"/>
          <w:szCs w:val="24"/>
          <w:rPrChange w:id="768" w:author="Vanessa Delgado Saltos" w:date="2026-06-04T05:40:00Z" w16du:dateUtc="2026-06-04T10:40:00Z">
            <w:rPr>
              <w:del w:id="769" w:author="Vanessa Delgado Saltos" w:date="2026-06-04T05:40:00Z" w16du:dateUtc="2026-06-04T10:40:00Z"/>
            </w:rPr>
          </w:rPrChange>
        </w:rPr>
        <w:pPrChange w:id="770" w:author="Vanessa Delgado Saltos" w:date="2026-06-04T05:40:00Z" w16du:dateUtc="2026-06-04T10:40:00Z">
          <w:pPr>
            <w:pStyle w:val="Prrafodelista"/>
          </w:pPr>
        </w:pPrChange>
      </w:pPr>
      <w:r w:rsidRPr="00CC56ED">
        <w:rPr>
          <w:rFonts w:ascii="Times New Roman" w:hAnsi="Times New Roman" w:cs="Times New Roman"/>
          <w:sz w:val="24"/>
          <w:szCs w:val="24"/>
          <w:rPrChange w:id="771" w:author="Vanessa Delgado Saltos" w:date="2026-06-04T05:40:00Z" w16du:dateUtc="2026-06-04T10:40:00Z">
            <w:rPr/>
          </w:rPrChange>
        </w:rPr>
        <w:t>Además, el sistema permitirá administrar los diferentes tipos de servicios ofrecidos, realizar el cálculo de costos, gestionar promociones y descuentos, controlar los pagos efectuados y generar reportes administrativos para apoyar la toma de decisiones.</w:t>
      </w:r>
    </w:p>
    <w:p w14:paraId="4E6924BB" w14:textId="77777777" w:rsidR="00AE5CF0" w:rsidRPr="00CC56ED" w:rsidRDefault="00AE5CF0" w:rsidP="00CC56ED">
      <w:pPr>
        <w:jc w:val="both"/>
        <w:rPr>
          <w:rFonts w:ascii="Times New Roman" w:hAnsi="Times New Roman" w:cs="Times New Roman"/>
          <w:sz w:val="24"/>
          <w:szCs w:val="24"/>
          <w:rPrChange w:id="772" w:author="Vanessa Delgado Saltos" w:date="2026-06-04T05:40:00Z" w16du:dateUtc="2026-06-04T10:40:00Z">
            <w:rPr/>
          </w:rPrChange>
        </w:rPr>
        <w:pPrChange w:id="773" w:author="Vanessa Delgado Saltos" w:date="2026-06-04T05:40:00Z" w16du:dateUtc="2026-06-04T10:40:00Z">
          <w:pPr>
            <w:pStyle w:val="Prrafodelista"/>
          </w:pPr>
        </w:pPrChange>
      </w:pPr>
    </w:p>
    <w:p w14:paraId="32B2F3EC" w14:textId="77777777" w:rsidR="00AE5CF0" w:rsidRPr="00CC56ED" w:rsidRDefault="00AE5CF0" w:rsidP="00CC56ED">
      <w:pPr>
        <w:jc w:val="both"/>
        <w:rPr>
          <w:rFonts w:ascii="Times New Roman" w:hAnsi="Times New Roman" w:cs="Times New Roman"/>
          <w:sz w:val="24"/>
          <w:szCs w:val="24"/>
          <w:rPrChange w:id="774" w:author="Vanessa Delgado Saltos" w:date="2026-06-04T05:40:00Z" w16du:dateUtc="2026-06-04T10:40:00Z">
            <w:rPr/>
          </w:rPrChange>
        </w:rPr>
        <w:pPrChange w:id="775" w:author="Vanessa Delgado Saltos" w:date="2026-06-04T05:40:00Z" w16du:dateUtc="2026-06-04T10:40:00Z">
          <w:pPr>
            <w:pStyle w:val="Prrafodelista"/>
          </w:pPr>
        </w:pPrChange>
      </w:pPr>
      <w:r w:rsidRPr="00CC56ED">
        <w:rPr>
          <w:rFonts w:ascii="Times New Roman" w:hAnsi="Times New Roman" w:cs="Times New Roman"/>
          <w:sz w:val="24"/>
          <w:szCs w:val="24"/>
          <w:rPrChange w:id="776" w:author="Vanessa Delgado Saltos" w:date="2026-06-04T05:40:00Z" w16du:dateUtc="2026-06-04T10:40:00Z">
            <w:rPr/>
          </w:rPrChange>
        </w:rPr>
        <w:t>La automatización de estos procesos permitirá reducir errores en los registros, mejorar el control de los pedidos, agilizar la atención al cliente y optimizar la administración general del negocio.</w:t>
      </w:r>
    </w:p>
    <w:p w14:paraId="2DA9A34C" w14:textId="16448459" w:rsidR="00AE5CF0" w:rsidRPr="0079121A" w:rsidDel="00CC56ED" w:rsidRDefault="00AE5CF0" w:rsidP="00ED2B0F">
      <w:pPr>
        <w:pStyle w:val="Prrafodelista"/>
        <w:jc w:val="both"/>
        <w:rPr>
          <w:del w:id="777" w:author="Vanessa Delgado Saltos" w:date="2026-06-04T05:41:00Z" w16du:dateUtc="2026-06-04T10:41:00Z"/>
          <w:rFonts w:ascii="Times New Roman" w:hAnsi="Times New Roman" w:cs="Times New Roman"/>
          <w:sz w:val="24"/>
          <w:szCs w:val="24"/>
          <w:rPrChange w:id="778" w:author="Vanessa Delgado Saltos" w:date="2026-06-04T05:19:00Z" w16du:dateUtc="2026-06-04T10:19:00Z">
            <w:rPr>
              <w:del w:id="779" w:author="Vanessa Delgado Saltos" w:date="2026-06-04T05:41:00Z" w16du:dateUtc="2026-06-04T10:41:00Z"/>
            </w:rPr>
          </w:rPrChange>
        </w:rPr>
        <w:pPrChange w:id="780" w:author="Vanessa Delgado Saltos" w:date="2026-06-04T05:28:00Z" w16du:dateUtc="2026-06-04T10:28:00Z">
          <w:pPr>
            <w:pStyle w:val="Prrafodelista"/>
          </w:pPr>
        </w:pPrChange>
      </w:pPr>
    </w:p>
    <w:p w14:paraId="38D4EF8B" w14:textId="77777777" w:rsidR="00AE5CF0" w:rsidRPr="0079121A" w:rsidDel="00CC56ED" w:rsidRDefault="00AE5CF0" w:rsidP="00ED2B0F">
      <w:pPr>
        <w:pStyle w:val="Prrafodelista"/>
        <w:jc w:val="both"/>
        <w:rPr>
          <w:del w:id="781" w:author="Vanessa Delgado Saltos" w:date="2026-06-04T05:41:00Z" w16du:dateUtc="2026-06-04T10:41:00Z"/>
          <w:rFonts w:ascii="Times New Roman" w:hAnsi="Times New Roman" w:cs="Times New Roman"/>
          <w:sz w:val="24"/>
          <w:szCs w:val="24"/>
          <w:rPrChange w:id="782" w:author="Vanessa Delgado Saltos" w:date="2026-06-04T05:19:00Z" w16du:dateUtc="2026-06-04T10:19:00Z">
            <w:rPr>
              <w:del w:id="783" w:author="Vanessa Delgado Saltos" w:date="2026-06-04T05:41:00Z" w16du:dateUtc="2026-06-04T10:41:00Z"/>
            </w:rPr>
          </w:rPrChange>
        </w:rPr>
        <w:pPrChange w:id="784" w:author="Vanessa Delgado Saltos" w:date="2026-06-04T05:28:00Z" w16du:dateUtc="2026-06-04T10:28:00Z">
          <w:pPr>
            <w:pStyle w:val="Prrafodelista"/>
          </w:pPr>
        </w:pPrChange>
      </w:pPr>
    </w:p>
    <w:p w14:paraId="1B67CAEF" w14:textId="77777777" w:rsidR="00AE5CF0" w:rsidRPr="00CC56ED" w:rsidRDefault="00AE5CF0" w:rsidP="00CC56ED">
      <w:pPr>
        <w:jc w:val="both"/>
        <w:rPr>
          <w:rFonts w:ascii="Times New Roman" w:hAnsi="Times New Roman" w:cs="Times New Roman"/>
          <w:sz w:val="24"/>
          <w:szCs w:val="24"/>
          <w:rPrChange w:id="785" w:author="Vanessa Delgado Saltos" w:date="2026-06-04T05:41:00Z" w16du:dateUtc="2026-06-04T10:41:00Z">
            <w:rPr/>
          </w:rPrChange>
        </w:rPr>
        <w:pPrChange w:id="786" w:author="Vanessa Delgado Saltos" w:date="2026-06-04T05:41:00Z" w16du:dateUtc="2026-06-04T10:41:00Z">
          <w:pPr>
            <w:pStyle w:val="Prrafodelista"/>
          </w:pPr>
        </w:pPrChange>
      </w:pPr>
    </w:p>
    <w:p w14:paraId="3DC55FA3" w14:textId="2647DC98" w:rsidR="00477126" w:rsidRPr="0079121A" w:rsidRDefault="0079121A" w:rsidP="00ED2B0F">
      <w:pPr>
        <w:pStyle w:val="Ttulo1"/>
        <w:jc w:val="both"/>
        <w:rPr>
          <w:rPrChange w:id="787" w:author="Vanessa Delgado Saltos" w:date="2026-06-04T05:23:00Z" w16du:dateUtc="2026-06-04T10:23:00Z">
            <w:rPr>
              <w:b/>
              <w:bCs/>
              <w:highlight w:val="yellow"/>
              <w:u w:val="single"/>
            </w:rPr>
          </w:rPrChange>
        </w:rPr>
        <w:pPrChange w:id="788" w:author="Vanessa Delgado Saltos" w:date="2026-06-04T05:28:00Z" w16du:dateUtc="2026-06-04T10:28:00Z">
          <w:pPr>
            <w:pStyle w:val="Prrafodelista"/>
            <w:numPr>
              <w:numId w:val="1"/>
            </w:numPr>
            <w:ind w:hanging="360"/>
          </w:pPr>
        </w:pPrChange>
      </w:pPr>
      <w:bookmarkStart w:id="789" w:name="_Toc231443925"/>
      <w:ins w:id="790" w:author="Vanessa Delgado Saltos" w:date="2026-06-04T05:23:00Z" w16du:dateUtc="2026-06-04T10:23:00Z">
        <w:r>
          <w:t xml:space="preserve">2. </w:t>
        </w:r>
      </w:ins>
      <w:r w:rsidR="00477126" w:rsidRPr="0079121A">
        <w:rPr>
          <w:rPrChange w:id="791" w:author="Vanessa Delgado Saltos" w:date="2026-06-04T05:23:00Z" w16du:dateUtc="2026-06-04T10:23:00Z">
            <w:rPr>
              <w:b/>
              <w:bCs/>
              <w:highlight w:val="yellow"/>
              <w:u w:val="single"/>
            </w:rPr>
          </w:rPrChange>
        </w:rPr>
        <w:t>Funcionalidades clave del sistema</w:t>
      </w:r>
      <w:bookmarkEnd w:id="789"/>
    </w:p>
    <w:p w14:paraId="12AB7644" w14:textId="476DF748" w:rsidR="000036DD" w:rsidRPr="0079121A" w:rsidRDefault="000036DD" w:rsidP="00ED2B0F">
      <w:pPr>
        <w:jc w:val="both"/>
        <w:rPr>
          <w:rFonts w:ascii="Times New Roman" w:hAnsi="Times New Roman" w:cs="Times New Roman"/>
          <w:sz w:val="24"/>
          <w:szCs w:val="24"/>
          <w:rPrChange w:id="792" w:author="Vanessa Delgado Saltos" w:date="2026-06-04T05:24:00Z" w16du:dateUtc="2026-06-04T10:24:00Z">
            <w:rPr/>
          </w:rPrChange>
        </w:rPr>
        <w:pPrChange w:id="793" w:author="Vanessa Delgado Saltos" w:date="2026-06-04T05:28:00Z" w16du:dateUtc="2026-06-04T10:28:00Z">
          <w:pPr>
            <w:pStyle w:val="Prrafodelista"/>
          </w:pPr>
        </w:pPrChange>
      </w:pPr>
      <w:r w:rsidRPr="0079121A">
        <w:rPr>
          <w:rFonts w:ascii="Times New Roman" w:hAnsi="Times New Roman" w:cs="Times New Roman"/>
          <w:sz w:val="24"/>
          <w:szCs w:val="24"/>
          <w:rPrChange w:id="794" w:author="Vanessa Delgado Saltos" w:date="2026-06-04T05:24:00Z" w16du:dateUtc="2026-06-04T10:24:00Z">
            <w:rPr/>
          </w:rPrChange>
        </w:rPr>
        <w:t>El sistema de gestión para lavanderías deberá proporcionar las siguientes</w:t>
      </w:r>
      <w:ins w:id="795" w:author="Vanessa Delgado Saltos" w:date="2026-06-04T05:24:00Z" w16du:dateUtc="2026-06-04T10:24:00Z">
        <w:r w:rsidR="00ED2B0F">
          <w:rPr>
            <w:rFonts w:ascii="Times New Roman" w:hAnsi="Times New Roman" w:cs="Times New Roman"/>
            <w:sz w:val="24"/>
            <w:szCs w:val="24"/>
          </w:rPr>
          <w:t xml:space="preserve"> </w:t>
        </w:r>
      </w:ins>
      <w:del w:id="796" w:author="Vanessa Delgado Saltos" w:date="2026-06-04T05:24:00Z" w16du:dateUtc="2026-06-04T10:24:00Z">
        <w:r w:rsidRPr="0079121A" w:rsidDel="00ED2B0F">
          <w:rPr>
            <w:rFonts w:ascii="Times New Roman" w:hAnsi="Times New Roman" w:cs="Times New Roman"/>
            <w:sz w:val="24"/>
            <w:szCs w:val="24"/>
            <w:rPrChange w:id="797" w:author="Vanessa Delgado Saltos" w:date="2026-06-04T05:24:00Z" w16du:dateUtc="2026-06-04T10:24:00Z">
              <w:rPr/>
            </w:rPrChange>
          </w:rPr>
          <w:delText xml:space="preserve"> </w:delText>
        </w:r>
      </w:del>
      <w:r w:rsidRPr="0079121A">
        <w:rPr>
          <w:rFonts w:ascii="Times New Roman" w:hAnsi="Times New Roman" w:cs="Times New Roman"/>
          <w:sz w:val="24"/>
          <w:szCs w:val="24"/>
          <w:rPrChange w:id="798" w:author="Vanessa Delgado Saltos" w:date="2026-06-04T05:24:00Z" w16du:dateUtc="2026-06-04T10:24:00Z">
            <w:rPr/>
          </w:rPrChange>
        </w:rPr>
        <w:t>funcionalidades principales:</w:t>
      </w:r>
    </w:p>
    <w:p w14:paraId="56E4C553" w14:textId="2B863EAE" w:rsidR="000036DD" w:rsidRPr="00ED2B0F" w:rsidRDefault="00ED2B0F" w:rsidP="00ED2B0F">
      <w:pPr>
        <w:pStyle w:val="Ttulo1"/>
        <w:jc w:val="both"/>
        <w:pPrChange w:id="799" w:author="Vanessa Delgado Saltos" w:date="2026-06-04T05:28:00Z" w16du:dateUtc="2026-06-04T10:28:00Z">
          <w:pPr>
            <w:pStyle w:val="Prrafodelista"/>
          </w:pPr>
        </w:pPrChange>
      </w:pPr>
      <w:bookmarkStart w:id="800" w:name="_Toc231443926"/>
      <w:ins w:id="801" w:author="Vanessa Delgado Saltos" w:date="2026-06-04T05:24:00Z" w16du:dateUtc="2026-06-04T10:24:00Z">
        <w:r>
          <w:t>2</w:t>
        </w:r>
      </w:ins>
      <w:del w:id="802" w:author="Vanessa Delgado Saltos" w:date="2026-06-04T05:24:00Z" w16du:dateUtc="2026-06-04T10:24:00Z">
        <w:r w:rsidR="000036DD" w:rsidRPr="00ED2B0F" w:rsidDel="00ED2B0F">
          <w:delText>3</w:delText>
        </w:r>
      </w:del>
      <w:r w:rsidR="000036DD" w:rsidRPr="00ED2B0F">
        <w:t>.1 Gestión de clientes</w:t>
      </w:r>
      <w:bookmarkEnd w:id="800"/>
    </w:p>
    <w:p w14:paraId="2172EAF4" w14:textId="77777777" w:rsidR="000036DD" w:rsidRPr="00ED2B0F" w:rsidRDefault="000036DD" w:rsidP="00ED2B0F">
      <w:pPr>
        <w:pStyle w:val="Prrafodelista"/>
        <w:numPr>
          <w:ilvl w:val="0"/>
          <w:numId w:val="34"/>
        </w:numPr>
        <w:jc w:val="both"/>
        <w:rPr>
          <w:rFonts w:ascii="Times New Roman" w:hAnsi="Times New Roman" w:cs="Times New Roman"/>
          <w:sz w:val="24"/>
          <w:szCs w:val="24"/>
          <w:rPrChange w:id="803" w:author="Vanessa Delgado Saltos" w:date="2026-06-04T05:26:00Z" w16du:dateUtc="2026-06-04T10:26:00Z">
            <w:rPr/>
          </w:rPrChange>
        </w:rPr>
        <w:pPrChange w:id="804" w:author="Vanessa Delgado Saltos" w:date="2026-06-04T05:28:00Z" w16du:dateUtc="2026-06-04T10:28:00Z">
          <w:pPr>
            <w:pStyle w:val="Prrafodelista"/>
            <w:numPr>
              <w:numId w:val="13"/>
            </w:numPr>
            <w:tabs>
              <w:tab w:val="num" w:pos="720"/>
            </w:tabs>
            <w:ind w:hanging="360"/>
          </w:pPr>
        </w:pPrChange>
      </w:pPr>
      <w:r w:rsidRPr="00ED2B0F">
        <w:rPr>
          <w:rFonts w:ascii="Times New Roman" w:hAnsi="Times New Roman" w:cs="Times New Roman"/>
          <w:sz w:val="24"/>
          <w:szCs w:val="24"/>
          <w:rPrChange w:id="805" w:author="Vanessa Delgado Saltos" w:date="2026-06-04T05:26:00Z" w16du:dateUtc="2026-06-04T10:26:00Z">
            <w:rPr/>
          </w:rPrChange>
        </w:rPr>
        <w:t>Registro y actualización de información de clientes.</w:t>
      </w:r>
    </w:p>
    <w:p w14:paraId="50AC5866" w14:textId="77777777" w:rsidR="000036DD" w:rsidRPr="00ED2B0F" w:rsidRDefault="000036DD" w:rsidP="00ED2B0F">
      <w:pPr>
        <w:pStyle w:val="Prrafodelista"/>
        <w:numPr>
          <w:ilvl w:val="0"/>
          <w:numId w:val="34"/>
        </w:numPr>
        <w:jc w:val="both"/>
        <w:rPr>
          <w:rFonts w:ascii="Times New Roman" w:hAnsi="Times New Roman" w:cs="Times New Roman"/>
          <w:sz w:val="24"/>
          <w:szCs w:val="24"/>
          <w:rPrChange w:id="806" w:author="Vanessa Delgado Saltos" w:date="2026-06-04T05:26:00Z" w16du:dateUtc="2026-06-04T10:26:00Z">
            <w:rPr/>
          </w:rPrChange>
        </w:rPr>
        <w:pPrChange w:id="807" w:author="Vanessa Delgado Saltos" w:date="2026-06-04T05:28:00Z" w16du:dateUtc="2026-06-04T10:28:00Z">
          <w:pPr>
            <w:pStyle w:val="Prrafodelista"/>
            <w:numPr>
              <w:numId w:val="13"/>
            </w:numPr>
            <w:tabs>
              <w:tab w:val="num" w:pos="720"/>
            </w:tabs>
            <w:ind w:hanging="360"/>
          </w:pPr>
        </w:pPrChange>
      </w:pPr>
      <w:r w:rsidRPr="00ED2B0F">
        <w:rPr>
          <w:rFonts w:ascii="Times New Roman" w:hAnsi="Times New Roman" w:cs="Times New Roman"/>
          <w:sz w:val="24"/>
          <w:szCs w:val="24"/>
          <w:rPrChange w:id="808" w:author="Vanessa Delgado Saltos" w:date="2026-06-04T05:26:00Z" w16du:dateUtc="2026-06-04T10:26:00Z">
            <w:rPr/>
          </w:rPrChange>
        </w:rPr>
        <w:t>Consulta del historial de servicios realizados.</w:t>
      </w:r>
    </w:p>
    <w:p w14:paraId="7EC81F03" w14:textId="77777777" w:rsidR="000036DD" w:rsidRPr="00ED2B0F" w:rsidRDefault="000036DD" w:rsidP="00ED2B0F">
      <w:pPr>
        <w:pStyle w:val="Prrafodelista"/>
        <w:numPr>
          <w:ilvl w:val="0"/>
          <w:numId w:val="34"/>
        </w:numPr>
        <w:jc w:val="both"/>
        <w:rPr>
          <w:rFonts w:ascii="Times New Roman" w:hAnsi="Times New Roman" w:cs="Times New Roman"/>
          <w:sz w:val="24"/>
          <w:szCs w:val="24"/>
          <w:rPrChange w:id="809" w:author="Vanessa Delgado Saltos" w:date="2026-06-04T05:26:00Z" w16du:dateUtc="2026-06-04T10:26:00Z">
            <w:rPr/>
          </w:rPrChange>
        </w:rPr>
        <w:pPrChange w:id="810" w:author="Vanessa Delgado Saltos" w:date="2026-06-04T05:28:00Z" w16du:dateUtc="2026-06-04T10:28:00Z">
          <w:pPr>
            <w:pStyle w:val="Prrafodelista"/>
            <w:numPr>
              <w:numId w:val="13"/>
            </w:numPr>
            <w:tabs>
              <w:tab w:val="num" w:pos="720"/>
            </w:tabs>
            <w:ind w:hanging="360"/>
          </w:pPr>
        </w:pPrChange>
      </w:pPr>
      <w:r w:rsidRPr="00ED2B0F">
        <w:rPr>
          <w:rFonts w:ascii="Times New Roman" w:hAnsi="Times New Roman" w:cs="Times New Roman"/>
          <w:sz w:val="24"/>
          <w:szCs w:val="24"/>
          <w:rPrChange w:id="811" w:author="Vanessa Delgado Saltos" w:date="2026-06-04T05:26:00Z" w16du:dateUtc="2026-06-04T10:26:00Z">
            <w:rPr/>
          </w:rPrChange>
        </w:rPr>
        <w:t>Búsqueda rápida de clientes mediante nombre o número de contacto.</w:t>
      </w:r>
    </w:p>
    <w:p w14:paraId="5E5AADC0" w14:textId="5A1860EE" w:rsidR="000036DD" w:rsidRPr="00ED2B0F" w:rsidRDefault="00ED2B0F" w:rsidP="00ED2B0F">
      <w:pPr>
        <w:pStyle w:val="Ttulo1"/>
        <w:jc w:val="both"/>
        <w:pPrChange w:id="812" w:author="Vanessa Delgado Saltos" w:date="2026-06-04T05:28:00Z" w16du:dateUtc="2026-06-04T10:28:00Z">
          <w:pPr>
            <w:pStyle w:val="Prrafodelista"/>
          </w:pPr>
        </w:pPrChange>
      </w:pPr>
      <w:bookmarkStart w:id="813" w:name="_Toc231443927"/>
      <w:ins w:id="814" w:author="Vanessa Delgado Saltos" w:date="2026-06-04T05:24:00Z" w16du:dateUtc="2026-06-04T10:24:00Z">
        <w:r>
          <w:lastRenderedPageBreak/>
          <w:t>2</w:t>
        </w:r>
      </w:ins>
      <w:del w:id="815" w:author="Vanessa Delgado Saltos" w:date="2026-06-04T05:24:00Z" w16du:dateUtc="2026-06-04T10:24:00Z">
        <w:r w:rsidR="000036DD" w:rsidRPr="00ED2B0F" w:rsidDel="00ED2B0F">
          <w:delText>3</w:delText>
        </w:r>
      </w:del>
      <w:r w:rsidR="000036DD" w:rsidRPr="00ED2B0F">
        <w:t>.2 Gestión de órdenes de servicio</w:t>
      </w:r>
      <w:bookmarkEnd w:id="813"/>
    </w:p>
    <w:p w14:paraId="57C87BBC" w14:textId="77777777" w:rsidR="000036DD" w:rsidRPr="00ED2B0F" w:rsidRDefault="000036DD" w:rsidP="00ED2B0F">
      <w:pPr>
        <w:pStyle w:val="Prrafodelista"/>
        <w:numPr>
          <w:ilvl w:val="0"/>
          <w:numId w:val="35"/>
        </w:numPr>
        <w:jc w:val="both"/>
        <w:rPr>
          <w:rFonts w:ascii="Times New Roman" w:hAnsi="Times New Roman" w:cs="Times New Roman"/>
          <w:sz w:val="24"/>
          <w:szCs w:val="24"/>
          <w:rPrChange w:id="816" w:author="Vanessa Delgado Saltos" w:date="2026-06-04T05:26:00Z" w16du:dateUtc="2026-06-04T10:26:00Z">
            <w:rPr/>
          </w:rPrChange>
        </w:rPr>
        <w:pPrChange w:id="817" w:author="Vanessa Delgado Saltos" w:date="2026-06-04T05:28:00Z" w16du:dateUtc="2026-06-04T10:28:00Z">
          <w:pPr>
            <w:pStyle w:val="Prrafodelista"/>
            <w:numPr>
              <w:numId w:val="14"/>
            </w:numPr>
            <w:tabs>
              <w:tab w:val="num" w:pos="720"/>
            </w:tabs>
            <w:ind w:hanging="360"/>
          </w:pPr>
        </w:pPrChange>
      </w:pPr>
      <w:r w:rsidRPr="00ED2B0F">
        <w:rPr>
          <w:rFonts w:ascii="Times New Roman" w:hAnsi="Times New Roman" w:cs="Times New Roman"/>
          <w:sz w:val="24"/>
          <w:szCs w:val="24"/>
          <w:rPrChange w:id="818" w:author="Vanessa Delgado Saltos" w:date="2026-06-04T05:26:00Z" w16du:dateUtc="2026-06-04T10:26:00Z">
            <w:rPr/>
          </w:rPrChange>
        </w:rPr>
        <w:t>Registro de nuevas órdenes de lavandería.</w:t>
      </w:r>
    </w:p>
    <w:p w14:paraId="413FC519" w14:textId="77777777" w:rsidR="000036DD" w:rsidRPr="00ED2B0F" w:rsidRDefault="000036DD" w:rsidP="00ED2B0F">
      <w:pPr>
        <w:pStyle w:val="Prrafodelista"/>
        <w:numPr>
          <w:ilvl w:val="0"/>
          <w:numId w:val="35"/>
        </w:numPr>
        <w:jc w:val="both"/>
        <w:rPr>
          <w:rFonts w:ascii="Times New Roman" w:hAnsi="Times New Roman" w:cs="Times New Roman"/>
          <w:sz w:val="24"/>
          <w:szCs w:val="24"/>
          <w:rPrChange w:id="819" w:author="Vanessa Delgado Saltos" w:date="2026-06-04T05:26:00Z" w16du:dateUtc="2026-06-04T10:26:00Z">
            <w:rPr/>
          </w:rPrChange>
        </w:rPr>
        <w:pPrChange w:id="820" w:author="Vanessa Delgado Saltos" w:date="2026-06-04T05:28:00Z" w16du:dateUtc="2026-06-04T10:28:00Z">
          <w:pPr>
            <w:pStyle w:val="Prrafodelista"/>
            <w:numPr>
              <w:numId w:val="14"/>
            </w:numPr>
            <w:tabs>
              <w:tab w:val="num" w:pos="720"/>
            </w:tabs>
            <w:ind w:hanging="360"/>
          </w:pPr>
        </w:pPrChange>
      </w:pPr>
      <w:r w:rsidRPr="00ED2B0F">
        <w:rPr>
          <w:rFonts w:ascii="Times New Roman" w:hAnsi="Times New Roman" w:cs="Times New Roman"/>
          <w:sz w:val="24"/>
          <w:szCs w:val="24"/>
          <w:rPrChange w:id="821" w:author="Vanessa Delgado Saltos" w:date="2026-06-04T05:26:00Z" w16du:dateUtc="2026-06-04T10:26:00Z">
            <w:rPr/>
          </w:rPrChange>
        </w:rPr>
        <w:t>Generación automática de órdenes y tickets de servicio.</w:t>
      </w:r>
    </w:p>
    <w:p w14:paraId="467915D7" w14:textId="77777777" w:rsidR="000036DD" w:rsidRPr="00ED2B0F" w:rsidRDefault="000036DD" w:rsidP="00ED2B0F">
      <w:pPr>
        <w:pStyle w:val="Prrafodelista"/>
        <w:numPr>
          <w:ilvl w:val="0"/>
          <w:numId w:val="35"/>
        </w:numPr>
        <w:jc w:val="both"/>
        <w:rPr>
          <w:rFonts w:ascii="Times New Roman" w:hAnsi="Times New Roman" w:cs="Times New Roman"/>
          <w:sz w:val="24"/>
          <w:szCs w:val="24"/>
          <w:rPrChange w:id="822" w:author="Vanessa Delgado Saltos" w:date="2026-06-04T05:26:00Z" w16du:dateUtc="2026-06-04T10:26:00Z">
            <w:rPr/>
          </w:rPrChange>
        </w:rPr>
        <w:pPrChange w:id="823" w:author="Vanessa Delgado Saltos" w:date="2026-06-04T05:28:00Z" w16du:dateUtc="2026-06-04T10:28:00Z">
          <w:pPr>
            <w:pStyle w:val="Prrafodelista"/>
            <w:numPr>
              <w:numId w:val="14"/>
            </w:numPr>
            <w:tabs>
              <w:tab w:val="num" w:pos="720"/>
            </w:tabs>
            <w:ind w:hanging="360"/>
          </w:pPr>
        </w:pPrChange>
      </w:pPr>
      <w:r w:rsidRPr="00ED2B0F">
        <w:rPr>
          <w:rFonts w:ascii="Times New Roman" w:hAnsi="Times New Roman" w:cs="Times New Roman"/>
          <w:sz w:val="24"/>
          <w:szCs w:val="24"/>
          <w:rPrChange w:id="824" w:author="Vanessa Delgado Saltos" w:date="2026-06-04T05:26:00Z" w16du:dateUtc="2026-06-04T10:26:00Z">
            <w:rPr/>
          </w:rPrChange>
        </w:rPr>
        <w:t>Asociación de prendas y servicios solicitados a cada orden.</w:t>
      </w:r>
    </w:p>
    <w:p w14:paraId="2E47B711" w14:textId="77777777" w:rsidR="000036DD" w:rsidRPr="00ED2B0F" w:rsidRDefault="000036DD" w:rsidP="00ED2B0F">
      <w:pPr>
        <w:pStyle w:val="Prrafodelista"/>
        <w:numPr>
          <w:ilvl w:val="0"/>
          <w:numId w:val="35"/>
        </w:numPr>
        <w:jc w:val="both"/>
        <w:rPr>
          <w:rFonts w:ascii="Times New Roman" w:hAnsi="Times New Roman" w:cs="Times New Roman"/>
          <w:sz w:val="24"/>
          <w:szCs w:val="24"/>
          <w:rPrChange w:id="825" w:author="Vanessa Delgado Saltos" w:date="2026-06-04T05:26:00Z" w16du:dateUtc="2026-06-04T10:26:00Z">
            <w:rPr/>
          </w:rPrChange>
        </w:rPr>
        <w:pPrChange w:id="826" w:author="Vanessa Delgado Saltos" w:date="2026-06-04T05:28:00Z" w16du:dateUtc="2026-06-04T10:28:00Z">
          <w:pPr>
            <w:pStyle w:val="Prrafodelista"/>
            <w:numPr>
              <w:numId w:val="14"/>
            </w:numPr>
            <w:tabs>
              <w:tab w:val="num" w:pos="720"/>
            </w:tabs>
            <w:ind w:hanging="360"/>
          </w:pPr>
        </w:pPrChange>
      </w:pPr>
      <w:r w:rsidRPr="00ED2B0F">
        <w:rPr>
          <w:rFonts w:ascii="Times New Roman" w:hAnsi="Times New Roman" w:cs="Times New Roman"/>
          <w:sz w:val="24"/>
          <w:szCs w:val="24"/>
          <w:rPrChange w:id="827" w:author="Vanessa Delgado Saltos" w:date="2026-06-04T05:26:00Z" w16du:dateUtc="2026-06-04T10:26:00Z">
            <w:rPr/>
          </w:rPrChange>
        </w:rPr>
        <w:t>Registro de observaciones e indicaciones especiales.</w:t>
      </w:r>
    </w:p>
    <w:p w14:paraId="1046D87A" w14:textId="77777777" w:rsidR="000036DD" w:rsidRPr="00ED2B0F" w:rsidRDefault="000036DD" w:rsidP="00ED2B0F">
      <w:pPr>
        <w:pStyle w:val="Prrafodelista"/>
        <w:numPr>
          <w:ilvl w:val="0"/>
          <w:numId w:val="35"/>
        </w:numPr>
        <w:jc w:val="both"/>
        <w:rPr>
          <w:rFonts w:ascii="Times New Roman" w:hAnsi="Times New Roman" w:cs="Times New Roman"/>
          <w:sz w:val="24"/>
          <w:szCs w:val="24"/>
          <w:rPrChange w:id="828" w:author="Vanessa Delgado Saltos" w:date="2026-06-04T05:26:00Z" w16du:dateUtc="2026-06-04T10:26:00Z">
            <w:rPr/>
          </w:rPrChange>
        </w:rPr>
        <w:pPrChange w:id="829" w:author="Vanessa Delgado Saltos" w:date="2026-06-04T05:28:00Z" w16du:dateUtc="2026-06-04T10:28:00Z">
          <w:pPr>
            <w:pStyle w:val="Prrafodelista"/>
            <w:numPr>
              <w:numId w:val="14"/>
            </w:numPr>
            <w:tabs>
              <w:tab w:val="num" w:pos="720"/>
            </w:tabs>
            <w:ind w:hanging="360"/>
          </w:pPr>
        </w:pPrChange>
      </w:pPr>
      <w:r w:rsidRPr="00ED2B0F">
        <w:rPr>
          <w:rFonts w:ascii="Times New Roman" w:hAnsi="Times New Roman" w:cs="Times New Roman"/>
          <w:sz w:val="24"/>
          <w:szCs w:val="24"/>
          <w:rPrChange w:id="830" w:author="Vanessa Delgado Saltos" w:date="2026-06-04T05:26:00Z" w16du:dateUtc="2026-06-04T10:26:00Z">
            <w:rPr/>
          </w:rPrChange>
        </w:rPr>
        <w:t>Consulta y seguimiento de órdenes registradas.</w:t>
      </w:r>
    </w:p>
    <w:p w14:paraId="08EB76DF" w14:textId="4F4AA0F0" w:rsidR="000036DD" w:rsidRPr="00ED2B0F" w:rsidRDefault="00ED2B0F" w:rsidP="00ED2B0F">
      <w:pPr>
        <w:pStyle w:val="Ttulo1"/>
        <w:jc w:val="both"/>
        <w:pPrChange w:id="831" w:author="Vanessa Delgado Saltos" w:date="2026-06-04T05:28:00Z" w16du:dateUtc="2026-06-04T10:28:00Z">
          <w:pPr>
            <w:pStyle w:val="Prrafodelista"/>
          </w:pPr>
        </w:pPrChange>
      </w:pPr>
      <w:bookmarkStart w:id="832" w:name="_Toc231443928"/>
      <w:ins w:id="833" w:author="Vanessa Delgado Saltos" w:date="2026-06-04T05:25:00Z" w16du:dateUtc="2026-06-04T10:25:00Z">
        <w:r>
          <w:t>2</w:t>
        </w:r>
      </w:ins>
      <w:del w:id="834" w:author="Vanessa Delgado Saltos" w:date="2026-06-04T05:25:00Z" w16du:dateUtc="2026-06-04T10:25:00Z">
        <w:r w:rsidR="000036DD" w:rsidRPr="00ED2B0F" w:rsidDel="00ED2B0F">
          <w:delText>3</w:delText>
        </w:r>
      </w:del>
      <w:r w:rsidR="000036DD" w:rsidRPr="00ED2B0F">
        <w:t>.3 Gestión de recepción y clasificación de prendas</w:t>
      </w:r>
      <w:bookmarkEnd w:id="832"/>
    </w:p>
    <w:p w14:paraId="4C3C057A" w14:textId="77777777" w:rsidR="000036DD" w:rsidRPr="00ED2B0F" w:rsidRDefault="000036DD" w:rsidP="00ED2B0F">
      <w:pPr>
        <w:pStyle w:val="Prrafodelista"/>
        <w:numPr>
          <w:ilvl w:val="0"/>
          <w:numId w:val="36"/>
        </w:numPr>
        <w:jc w:val="both"/>
        <w:rPr>
          <w:rFonts w:ascii="Times New Roman" w:hAnsi="Times New Roman" w:cs="Times New Roman"/>
          <w:sz w:val="24"/>
          <w:szCs w:val="24"/>
          <w:rPrChange w:id="835" w:author="Vanessa Delgado Saltos" w:date="2026-06-04T05:26:00Z" w16du:dateUtc="2026-06-04T10:26:00Z">
            <w:rPr/>
          </w:rPrChange>
        </w:rPr>
        <w:pPrChange w:id="836" w:author="Vanessa Delgado Saltos" w:date="2026-06-04T05:28:00Z" w16du:dateUtc="2026-06-04T10:28:00Z">
          <w:pPr>
            <w:pStyle w:val="Prrafodelista"/>
            <w:numPr>
              <w:numId w:val="15"/>
            </w:numPr>
            <w:tabs>
              <w:tab w:val="num" w:pos="720"/>
            </w:tabs>
            <w:ind w:hanging="360"/>
          </w:pPr>
        </w:pPrChange>
      </w:pPr>
      <w:r w:rsidRPr="00ED2B0F">
        <w:rPr>
          <w:rFonts w:ascii="Times New Roman" w:hAnsi="Times New Roman" w:cs="Times New Roman"/>
          <w:sz w:val="24"/>
          <w:szCs w:val="24"/>
          <w:rPrChange w:id="837" w:author="Vanessa Delgado Saltos" w:date="2026-06-04T05:26:00Z" w16du:dateUtc="2026-06-04T10:26:00Z">
            <w:rPr/>
          </w:rPrChange>
        </w:rPr>
        <w:t>Registro de las prendas entregadas por el cliente.</w:t>
      </w:r>
    </w:p>
    <w:p w14:paraId="35AB0990" w14:textId="77777777" w:rsidR="000036DD" w:rsidRPr="00ED2B0F" w:rsidRDefault="000036DD" w:rsidP="00ED2B0F">
      <w:pPr>
        <w:pStyle w:val="Prrafodelista"/>
        <w:numPr>
          <w:ilvl w:val="0"/>
          <w:numId w:val="36"/>
        </w:numPr>
        <w:jc w:val="both"/>
        <w:rPr>
          <w:rFonts w:ascii="Times New Roman" w:hAnsi="Times New Roman" w:cs="Times New Roman"/>
          <w:sz w:val="24"/>
          <w:szCs w:val="24"/>
          <w:rPrChange w:id="838" w:author="Vanessa Delgado Saltos" w:date="2026-06-04T05:26:00Z" w16du:dateUtc="2026-06-04T10:26:00Z">
            <w:rPr/>
          </w:rPrChange>
        </w:rPr>
        <w:pPrChange w:id="839" w:author="Vanessa Delgado Saltos" w:date="2026-06-04T05:28:00Z" w16du:dateUtc="2026-06-04T10:28:00Z">
          <w:pPr>
            <w:pStyle w:val="Prrafodelista"/>
            <w:numPr>
              <w:numId w:val="15"/>
            </w:numPr>
            <w:tabs>
              <w:tab w:val="num" w:pos="720"/>
            </w:tabs>
            <w:ind w:hanging="360"/>
          </w:pPr>
        </w:pPrChange>
      </w:pPr>
      <w:r w:rsidRPr="00ED2B0F">
        <w:rPr>
          <w:rFonts w:ascii="Times New Roman" w:hAnsi="Times New Roman" w:cs="Times New Roman"/>
          <w:sz w:val="24"/>
          <w:szCs w:val="24"/>
          <w:rPrChange w:id="840" w:author="Vanessa Delgado Saltos" w:date="2026-06-04T05:26:00Z" w16du:dateUtc="2026-06-04T10:26:00Z">
            <w:rPr/>
          </w:rPrChange>
        </w:rPr>
        <w:t>Clasificación de prendas según el tipo de servicio requerido.</w:t>
      </w:r>
    </w:p>
    <w:p w14:paraId="7D9AB6E5" w14:textId="77777777" w:rsidR="000036DD" w:rsidRPr="00ED2B0F" w:rsidRDefault="000036DD" w:rsidP="00ED2B0F">
      <w:pPr>
        <w:pStyle w:val="Prrafodelista"/>
        <w:numPr>
          <w:ilvl w:val="0"/>
          <w:numId w:val="36"/>
        </w:numPr>
        <w:jc w:val="both"/>
        <w:rPr>
          <w:rFonts w:ascii="Times New Roman" w:hAnsi="Times New Roman" w:cs="Times New Roman"/>
          <w:sz w:val="24"/>
          <w:szCs w:val="24"/>
          <w:rPrChange w:id="841" w:author="Vanessa Delgado Saltos" w:date="2026-06-04T05:26:00Z" w16du:dateUtc="2026-06-04T10:26:00Z">
            <w:rPr/>
          </w:rPrChange>
        </w:rPr>
        <w:pPrChange w:id="842" w:author="Vanessa Delgado Saltos" w:date="2026-06-04T05:28:00Z" w16du:dateUtc="2026-06-04T10:28:00Z">
          <w:pPr>
            <w:pStyle w:val="Prrafodelista"/>
            <w:numPr>
              <w:numId w:val="15"/>
            </w:numPr>
            <w:tabs>
              <w:tab w:val="num" w:pos="720"/>
            </w:tabs>
            <w:ind w:hanging="360"/>
          </w:pPr>
        </w:pPrChange>
      </w:pPr>
      <w:r w:rsidRPr="00ED2B0F">
        <w:rPr>
          <w:rFonts w:ascii="Times New Roman" w:hAnsi="Times New Roman" w:cs="Times New Roman"/>
          <w:sz w:val="24"/>
          <w:szCs w:val="24"/>
          <w:rPrChange w:id="843" w:author="Vanessa Delgado Saltos" w:date="2026-06-04T05:26:00Z" w16du:dateUtc="2026-06-04T10:26:00Z">
            <w:rPr/>
          </w:rPrChange>
        </w:rPr>
        <w:t>Registro del peso de la ropa cuando corresponda.</w:t>
      </w:r>
    </w:p>
    <w:p w14:paraId="33676A60" w14:textId="77777777" w:rsidR="000036DD" w:rsidRPr="00ED2B0F" w:rsidRDefault="000036DD" w:rsidP="00ED2B0F">
      <w:pPr>
        <w:pStyle w:val="Prrafodelista"/>
        <w:numPr>
          <w:ilvl w:val="0"/>
          <w:numId w:val="36"/>
        </w:numPr>
        <w:jc w:val="both"/>
        <w:rPr>
          <w:rFonts w:ascii="Times New Roman" w:hAnsi="Times New Roman" w:cs="Times New Roman"/>
          <w:sz w:val="24"/>
          <w:szCs w:val="24"/>
          <w:rPrChange w:id="844" w:author="Vanessa Delgado Saltos" w:date="2026-06-04T05:26:00Z" w16du:dateUtc="2026-06-04T10:26:00Z">
            <w:rPr/>
          </w:rPrChange>
        </w:rPr>
        <w:pPrChange w:id="845" w:author="Vanessa Delgado Saltos" w:date="2026-06-04T05:28:00Z" w16du:dateUtc="2026-06-04T10:28:00Z">
          <w:pPr>
            <w:pStyle w:val="Prrafodelista"/>
            <w:numPr>
              <w:numId w:val="15"/>
            </w:numPr>
            <w:tabs>
              <w:tab w:val="num" w:pos="720"/>
            </w:tabs>
            <w:ind w:hanging="360"/>
          </w:pPr>
        </w:pPrChange>
      </w:pPr>
      <w:r w:rsidRPr="00ED2B0F">
        <w:rPr>
          <w:rFonts w:ascii="Times New Roman" w:hAnsi="Times New Roman" w:cs="Times New Roman"/>
          <w:sz w:val="24"/>
          <w:szCs w:val="24"/>
          <w:rPrChange w:id="846" w:author="Vanessa Delgado Saltos" w:date="2026-06-04T05:26:00Z" w16du:dateUtc="2026-06-04T10:26:00Z">
            <w:rPr/>
          </w:rPrChange>
        </w:rPr>
        <w:t>Identificación de prendas delicadas o con tratamiento especial.</w:t>
      </w:r>
    </w:p>
    <w:p w14:paraId="2168B008" w14:textId="1FB5A101" w:rsidR="000036DD" w:rsidRPr="00ED2B0F" w:rsidRDefault="00ED2B0F" w:rsidP="00ED2B0F">
      <w:pPr>
        <w:pStyle w:val="Ttulo1"/>
        <w:jc w:val="both"/>
        <w:pPrChange w:id="847" w:author="Vanessa Delgado Saltos" w:date="2026-06-04T05:28:00Z" w16du:dateUtc="2026-06-04T10:28:00Z">
          <w:pPr>
            <w:pStyle w:val="Prrafodelista"/>
          </w:pPr>
        </w:pPrChange>
      </w:pPr>
      <w:bookmarkStart w:id="848" w:name="_Toc231443929"/>
      <w:ins w:id="849" w:author="Vanessa Delgado Saltos" w:date="2026-06-04T05:25:00Z" w16du:dateUtc="2026-06-04T10:25:00Z">
        <w:r>
          <w:t>2</w:t>
        </w:r>
      </w:ins>
      <w:del w:id="850" w:author="Vanessa Delgado Saltos" w:date="2026-06-04T05:25:00Z" w16du:dateUtc="2026-06-04T10:25:00Z">
        <w:r w:rsidR="000036DD" w:rsidRPr="00ED2B0F" w:rsidDel="00ED2B0F">
          <w:delText>3</w:delText>
        </w:r>
      </w:del>
      <w:r w:rsidR="000036DD" w:rsidRPr="00ED2B0F">
        <w:t>.4 Gestión de servicios y tarifas</w:t>
      </w:r>
      <w:bookmarkEnd w:id="848"/>
    </w:p>
    <w:p w14:paraId="4835DD80" w14:textId="77777777" w:rsidR="000036DD" w:rsidRPr="00ED2B0F" w:rsidRDefault="000036DD" w:rsidP="00ED2B0F">
      <w:pPr>
        <w:pStyle w:val="Prrafodelista"/>
        <w:numPr>
          <w:ilvl w:val="0"/>
          <w:numId w:val="37"/>
        </w:numPr>
        <w:jc w:val="both"/>
        <w:rPr>
          <w:rFonts w:ascii="Times New Roman" w:hAnsi="Times New Roman" w:cs="Times New Roman"/>
          <w:sz w:val="24"/>
          <w:szCs w:val="24"/>
          <w:rPrChange w:id="851" w:author="Vanessa Delgado Saltos" w:date="2026-06-04T05:27:00Z" w16du:dateUtc="2026-06-04T10:27:00Z">
            <w:rPr/>
          </w:rPrChange>
        </w:rPr>
        <w:pPrChange w:id="852" w:author="Vanessa Delgado Saltos" w:date="2026-06-04T05:28:00Z" w16du:dateUtc="2026-06-04T10:28:00Z">
          <w:pPr>
            <w:pStyle w:val="Prrafodelista"/>
            <w:numPr>
              <w:numId w:val="16"/>
            </w:numPr>
            <w:tabs>
              <w:tab w:val="num" w:pos="720"/>
            </w:tabs>
            <w:ind w:hanging="360"/>
          </w:pPr>
        </w:pPrChange>
      </w:pPr>
      <w:r w:rsidRPr="00ED2B0F">
        <w:rPr>
          <w:rFonts w:ascii="Times New Roman" w:hAnsi="Times New Roman" w:cs="Times New Roman"/>
          <w:sz w:val="24"/>
          <w:szCs w:val="24"/>
          <w:rPrChange w:id="853" w:author="Vanessa Delgado Saltos" w:date="2026-06-04T05:27:00Z" w16du:dateUtc="2026-06-04T10:27:00Z">
            <w:rPr/>
          </w:rPrChange>
        </w:rPr>
        <w:t>Administración de los diferentes tipos de servicios ofrecidos.</w:t>
      </w:r>
    </w:p>
    <w:p w14:paraId="557F52FD" w14:textId="77777777" w:rsidR="000036DD" w:rsidRPr="00ED2B0F" w:rsidRDefault="000036DD" w:rsidP="00ED2B0F">
      <w:pPr>
        <w:pStyle w:val="Prrafodelista"/>
        <w:numPr>
          <w:ilvl w:val="0"/>
          <w:numId w:val="37"/>
        </w:numPr>
        <w:jc w:val="both"/>
        <w:rPr>
          <w:rFonts w:ascii="Times New Roman" w:hAnsi="Times New Roman" w:cs="Times New Roman"/>
          <w:sz w:val="24"/>
          <w:szCs w:val="24"/>
          <w:rPrChange w:id="854" w:author="Vanessa Delgado Saltos" w:date="2026-06-04T05:27:00Z" w16du:dateUtc="2026-06-04T10:27:00Z">
            <w:rPr/>
          </w:rPrChange>
        </w:rPr>
        <w:pPrChange w:id="855" w:author="Vanessa Delgado Saltos" w:date="2026-06-04T05:28:00Z" w16du:dateUtc="2026-06-04T10:28:00Z">
          <w:pPr>
            <w:pStyle w:val="Prrafodelista"/>
            <w:numPr>
              <w:numId w:val="16"/>
            </w:numPr>
            <w:tabs>
              <w:tab w:val="num" w:pos="720"/>
            </w:tabs>
            <w:ind w:hanging="360"/>
          </w:pPr>
        </w:pPrChange>
      </w:pPr>
      <w:r w:rsidRPr="00ED2B0F">
        <w:rPr>
          <w:rFonts w:ascii="Times New Roman" w:hAnsi="Times New Roman" w:cs="Times New Roman"/>
          <w:sz w:val="24"/>
          <w:szCs w:val="24"/>
          <w:rPrChange w:id="856" w:author="Vanessa Delgado Saltos" w:date="2026-06-04T05:27:00Z" w16du:dateUtc="2026-06-04T10:27:00Z">
            <w:rPr/>
          </w:rPrChange>
        </w:rPr>
        <w:t>Configuración y actualización de precios.</w:t>
      </w:r>
    </w:p>
    <w:p w14:paraId="109F856F" w14:textId="77777777" w:rsidR="000036DD" w:rsidRPr="00ED2B0F" w:rsidRDefault="000036DD" w:rsidP="00ED2B0F">
      <w:pPr>
        <w:pStyle w:val="Prrafodelista"/>
        <w:numPr>
          <w:ilvl w:val="0"/>
          <w:numId w:val="37"/>
        </w:numPr>
        <w:jc w:val="both"/>
        <w:rPr>
          <w:rFonts w:ascii="Times New Roman" w:hAnsi="Times New Roman" w:cs="Times New Roman"/>
          <w:sz w:val="24"/>
          <w:szCs w:val="24"/>
          <w:rPrChange w:id="857" w:author="Vanessa Delgado Saltos" w:date="2026-06-04T05:27:00Z" w16du:dateUtc="2026-06-04T10:27:00Z">
            <w:rPr/>
          </w:rPrChange>
        </w:rPr>
        <w:pPrChange w:id="858" w:author="Vanessa Delgado Saltos" w:date="2026-06-04T05:28:00Z" w16du:dateUtc="2026-06-04T10:28:00Z">
          <w:pPr>
            <w:pStyle w:val="Prrafodelista"/>
            <w:numPr>
              <w:numId w:val="16"/>
            </w:numPr>
            <w:tabs>
              <w:tab w:val="num" w:pos="720"/>
            </w:tabs>
            <w:ind w:hanging="360"/>
          </w:pPr>
        </w:pPrChange>
      </w:pPr>
      <w:r w:rsidRPr="00ED2B0F">
        <w:rPr>
          <w:rFonts w:ascii="Times New Roman" w:hAnsi="Times New Roman" w:cs="Times New Roman"/>
          <w:sz w:val="24"/>
          <w:szCs w:val="24"/>
          <w:rPrChange w:id="859" w:author="Vanessa Delgado Saltos" w:date="2026-06-04T05:27:00Z" w16du:dateUtc="2026-06-04T10:27:00Z">
            <w:rPr/>
          </w:rPrChange>
        </w:rPr>
        <w:t>Cálculo automático del costo de los servicios contratados.</w:t>
      </w:r>
    </w:p>
    <w:p w14:paraId="52CEBEC7" w14:textId="77777777" w:rsidR="000036DD" w:rsidRPr="00ED2B0F" w:rsidRDefault="000036DD" w:rsidP="00ED2B0F">
      <w:pPr>
        <w:pStyle w:val="Prrafodelista"/>
        <w:numPr>
          <w:ilvl w:val="0"/>
          <w:numId w:val="37"/>
        </w:numPr>
        <w:jc w:val="both"/>
        <w:rPr>
          <w:rFonts w:ascii="Times New Roman" w:hAnsi="Times New Roman" w:cs="Times New Roman"/>
          <w:sz w:val="24"/>
          <w:szCs w:val="24"/>
          <w:rPrChange w:id="860" w:author="Vanessa Delgado Saltos" w:date="2026-06-04T05:27:00Z" w16du:dateUtc="2026-06-04T10:27:00Z">
            <w:rPr/>
          </w:rPrChange>
        </w:rPr>
        <w:pPrChange w:id="861" w:author="Vanessa Delgado Saltos" w:date="2026-06-04T05:28:00Z" w16du:dateUtc="2026-06-04T10:28:00Z">
          <w:pPr>
            <w:pStyle w:val="Prrafodelista"/>
            <w:numPr>
              <w:numId w:val="16"/>
            </w:numPr>
            <w:tabs>
              <w:tab w:val="num" w:pos="720"/>
            </w:tabs>
            <w:ind w:hanging="360"/>
          </w:pPr>
        </w:pPrChange>
      </w:pPr>
      <w:r w:rsidRPr="00ED2B0F">
        <w:rPr>
          <w:rFonts w:ascii="Times New Roman" w:hAnsi="Times New Roman" w:cs="Times New Roman"/>
          <w:sz w:val="24"/>
          <w:szCs w:val="24"/>
          <w:rPrChange w:id="862" w:author="Vanessa Delgado Saltos" w:date="2026-06-04T05:27:00Z" w16du:dateUtc="2026-06-04T10:27:00Z">
            <w:rPr/>
          </w:rPrChange>
        </w:rPr>
        <w:t>Aplicación de tarifas según peso, cantidad de prendas o tipo de servicio.</w:t>
      </w:r>
    </w:p>
    <w:p w14:paraId="6079AEC2" w14:textId="646E27BB" w:rsidR="000036DD" w:rsidRPr="00ED2B0F" w:rsidRDefault="00ED2B0F" w:rsidP="00ED2B0F">
      <w:pPr>
        <w:pStyle w:val="Ttulo1"/>
        <w:jc w:val="both"/>
        <w:pPrChange w:id="863" w:author="Vanessa Delgado Saltos" w:date="2026-06-04T05:28:00Z" w16du:dateUtc="2026-06-04T10:28:00Z">
          <w:pPr>
            <w:pStyle w:val="Prrafodelista"/>
          </w:pPr>
        </w:pPrChange>
      </w:pPr>
      <w:bookmarkStart w:id="864" w:name="_Toc231443930"/>
      <w:ins w:id="865" w:author="Vanessa Delgado Saltos" w:date="2026-06-04T05:25:00Z" w16du:dateUtc="2026-06-04T10:25:00Z">
        <w:r>
          <w:t>2</w:t>
        </w:r>
      </w:ins>
      <w:del w:id="866" w:author="Vanessa Delgado Saltos" w:date="2026-06-04T05:25:00Z" w16du:dateUtc="2026-06-04T10:25:00Z">
        <w:r w:rsidR="000036DD" w:rsidRPr="00ED2B0F" w:rsidDel="00ED2B0F">
          <w:delText>3</w:delText>
        </w:r>
      </w:del>
      <w:r w:rsidR="000036DD" w:rsidRPr="00ED2B0F">
        <w:t>.5 Control del proceso de lavado</w:t>
      </w:r>
      <w:bookmarkEnd w:id="864"/>
    </w:p>
    <w:p w14:paraId="373239D8" w14:textId="77777777" w:rsidR="000036DD" w:rsidRPr="00ED2B0F" w:rsidRDefault="000036DD" w:rsidP="00ED2B0F">
      <w:pPr>
        <w:pStyle w:val="Prrafodelista"/>
        <w:numPr>
          <w:ilvl w:val="0"/>
          <w:numId w:val="38"/>
        </w:numPr>
        <w:jc w:val="both"/>
        <w:rPr>
          <w:rFonts w:ascii="Times New Roman" w:hAnsi="Times New Roman" w:cs="Times New Roman"/>
          <w:sz w:val="24"/>
          <w:szCs w:val="24"/>
          <w:rPrChange w:id="867" w:author="Vanessa Delgado Saltos" w:date="2026-06-04T05:27:00Z" w16du:dateUtc="2026-06-04T10:27:00Z">
            <w:rPr/>
          </w:rPrChange>
        </w:rPr>
        <w:pPrChange w:id="868" w:author="Vanessa Delgado Saltos" w:date="2026-06-04T05:28:00Z" w16du:dateUtc="2026-06-04T10:28:00Z">
          <w:pPr>
            <w:pStyle w:val="Prrafodelista"/>
            <w:numPr>
              <w:numId w:val="17"/>
            </w:numPr>
            <w:tabs>
              <w:tab w:val="num" w:pos="720"/>
            </w:tabs>
            <w:ind w:hanging="360"/>
          </w:pPr>
        </w:pPrChange>
      </w:pPr>
      <w:r w:rsidRPr="00ED2B0F">
        <w:rPr>
          <w:rFonts w:ascii="Times New Roman" w:hAnsi="Times New Roman" w:cs="Times New Roman"/>
          <w:sz w:val="24"/>
          <w:szCs w:val="24"/>
          <w:rPrChange w:id="869" w:author="Vanessa Delgado Saltos" w:date="2026-06-04T05:27:00Z" w16du:dateUtc="2026-06-04T10:27:00Z">
            <w:rPr/>
          </w:rPrChange>
        </w:rPr>
        <w:t>Actualización del estado de cada pedido durante las diferentes etapas del proceso.</w:t>
      </w:r>
    </w:p>
    <w:p w14:paraId="1CE1E67E" w14:textId="77777777" w:rsidR="000036DD" w:rsidRPr="00ED2B0F" w:rsidRDefault="000036DD" w:rsidP="00ED2B0F">
      <w:pPr>
        <w:pStyle w:val="Prrafodelista"/>
        <w:numPr>
          <w:ilvl w:val="0"/>
          <w:numId w:val="38"/>
        </w:numPr>
        <w:jc w:val="both"/>
        <w:rPr>
          <w:rFonts w:ascii="Times New Roman" w:hAnsi="Times New Roman" w:cs="Times New Roman"/>
          <w:sz w:val="24"/>
          <w:szCs w:val="24"/>
          <w:rPrChange w:id="870" w:author="Vanessa Delgado Saltos" w:date="2026-06-04T05:27:00Z" w16du:dateUtc="2026-06-04T10:27:00Z">
            <w:rPr/>
          </w:rPrChange>
        </w:rPr>
        <w:pPrChange w:id="871" w:author="Vanessa Delgado Saltos" w:date="2026-06-04T05:28:00Z" w16du:dateUtc="2026-06-04T10:28:00Z">
          <w:pPr>
            <w:pStyle w:val="Prrafodelista"/>
            <w:numPr>
              <w:numId w:val="17"/>
            </w:numPr>
            <w:tabs>
              <w:tab w:val="num" w:pos="720"/>
            </w:tabs>
            <w:ind w:hanging="360"/>
          </w:pPr>
        </w:pPrChange>
      </w:pPr>
      <w:r w:rsidRPr="00ED2B0F">
        <w:rPr>
          <w:rFonts w:ascii="Times New Roman" w:hAnsi="Times New Roman" w:cs="Times New Roman"/>
          <w:sz w:val="24"/>
          <w:szCs w:val="24"/>
          <w:rPrChange w:id="872" w:author="Vanessa Delgado Saltos" w:date="2026-06-04T05:27:00Z" w16du:dateUtc="2026-06-04T10:27:00Z">
            <w:rPr/>
          </w:rPrChange>
        </w:rPr>
        <w:t>Seguimiento de las prendas desde su recepción hasta su entrega.</w:t>
      </w:r>
    </w:p>
    <w:p w14:paraId="21542D24" w14:textId="77777777" w:rsidR="000036DD" w:rsidRPr="00ED2B0F" w:rsidRDefault="000036DD" w:rsidP="00ED2B0F">
      <w:pPr>
        <w:pStyle w:val="Prrafodelista"/>
        <w:numPr>
          <w:ilvl w:val="0"/>
          <w:numId w:val="38"/>
        </w:numPr>
        <w:jc w:val="both"/>
        <w:rPr>
          <w:rFonts w:ascii="Times New Roman" w:hAnsi="Times New Roman" w:cs="Times New Roman"/>
          <w:sz w:val="24"/>
          <w:szCs w:val="24"/>
          <w:rPrChange w:id="873" w:author="Vanessa Delgado Saltos" w:date="2026-06-04T05:27:00Z" w16du:dateUtc="2026-06-04T10:27:00Z">
            <w:rPr/>
          </w:rPrChange>
        </w:rPr>
        <w:pPrChange w:id="874" w:author="Vanessa Delgado Saltos" w:date="2026-06-04T05:28:00Z" w16du:dateUtc="2026-06-04T10:28:00Z">
          <w:pPr>
            <w:pStyle w:val="Prrafodelista"/>
            <w:numPr>
              <w:numId w:val="17"/>
            </w:numPr>
            <w:tabs>
              <w:tab w:val="num" w:pos="720"/>
            </w:tabs>
            <w:ind w:hanging="360"/>
          </w:pPr>
        </w:pPrChange>
      </w:pPr>
      <w:r w:rsidRPr="00ED2B0F">
        <w:rPr>
          <w:rFonts w:ascii="Times New Roman" w:hAnsi="Times New Roman" w:cs="Times New Roman"/>
          <w:sz w:val="24"/>
          <w:szCs w:val="24"/>
          <w:rPrChange w:id="875" w:author="Vanessa Delgado Saltos" w:date="2026-06-04T05:27:00Z" w16du:dateUtc="2026-06-04T10:27:00Z">
            <w:rPr/>
          </w:rPrChange>
        </w:rPr>
        <w:t>Control de pedidos pendientes y completados.</w:t>
      </w:r>
    </w:p>
    <w:p w14:paraId="35548EDA" w14:textId="77777777" w:rsidR="000036DD" w:rsidRPr="00ED2B0F" w:rsidRDefault="000036DD" w:rsidP="00ED2B0F">
      <w:pPr>
        <w:pStyle w:val="Prrafodelista"/>
        <w:numPr>
          <w:ilvl w:val="0"/>
          <w:numId w:val="38"/>
        </w:numPr>
        <w:jc w:val="both"/>
        <w:rPr>
          <w:rFonts w:ascii="Times New Roman" w:hAnsi="Times New Roman" w:cs="Times New Roman"/>
          <w:sz w:val="24"/>
          <w:szCs w:val="24"/>
          <w:rPrChange w:id="876" w:author="Vanessa Delgado Saltos" w:date="2026-06-04T05:27:00Z" w16du:dateUtc="2026-06-04T10:27:00Z">
            <w:rPr/>
          </w:rPrChange>
        </w:rPr>
        <w:pPrChange w:id="877" w:author="Vanessa Delgado Saltos" w:date="2026-06-04T05:28:00Z" w16du:dateUtc="2026-06-04T10:28:00Z">
          <w:pPr>
            <w:pStyle w:val="Prrafodelista"/>
            <w:numPr>
              <w:numId w:val="17"/>
            </w:numPr>
            <w:tabs>
              <w:tab w:val="num" w:pos="720"/>
            </w:tabs>
            <w:ind w:hanging="360"/>
          </w:pPr>
        </w:pPrChange>
      </w:pPr>
      <w:r w:rsidRPr="00ED2B0F">
        <w:rPr>
          <w:rFonts w:ascii="Times New Roman" w:hAnsi="Times New Roman" w:cs="Times New Roman"/>
          <w:sz w:val="24"/>
          <w:szCs w:val="24"/>
          <w:rPrChange w:id="878" w:author="Vanessa Delgado Saltos" w:date="2026-06-04T05:27:00Z" w16du:dateUtc="2026-06-04T10:27:00Z">
            <w:rPr/>
          </w:rPrChange>
        </w:rPr>
        <w:t>Registro de las etapas de lavado, secado, planchado y empaquetado.</w:t>
      </w:r>
    </w:p>
    <w:p w14:paraId="07F913B2" w14:textId="77777777" w:rsidR="000036DD" w:rsidRPr="00ED2B0F" w:rsidRDefault="000036DD" w:rsidP="00ED2B0F">
      <w:pPr>
        <w:pStyle w:val="Prrafodelista"/>
        <w:numPr>
          <w:ilvl w:val="0"/>
          <w:numId w:val="38"/>
        </w:numPr>
        <w:jc w:val="both"/>
        <w:rPr>
          <w:rFonts w:ascii="Times New Roman" w:hAnsi="Times New Roman" w:cs="Times New Roman"/>
          <w:sz w:val="24"/>
          <w:szCs w:val="24"/>
          <w:rPrChange w:id="879" w:author="Vanessa Delgado Saltos" w:date="2026-06-04T05:27:00Z" w16du:dateUtc="2026-06-04T10:27:00Z">
            <w:rPr/>
          </w:rPrChange>
        </w:rPr>
        <w:pPrChange w:id="880" w:author="Vanessa Delgado Saltos" w:date="2026-06-04T05:28:00Z" w16du:dateUtc="2026-06-04T10:28:00Z">
          <w:pPr>
            <w:pStyle w:val="Prrafodelista"/>
            <w:numPr>
              <w:numId w:val="17"/>
            </w:numPr>
            <w:tabs>
              <w:tab w:val="num" w:pos="720"/>
            </w:tabs>
            <w:ind w:hanging="360"/>
          </w:pPr>
        </w:pPrChange>
      </w:pPr>
      <w:r w:rsidRPr="00ED2B0F">
        <w:rPr>
          <w:rFonts w:ascii="Times New Roman" w:hAnsi="Times New Roman" w:cs="Times New Roman"/>
          <w:sz w:val="24"/>
          <w:szCs w:val="24"/>
          <w:rPrChange w:id="881" w:author="Vanessa Delgado Saltos" w:date="2026-06-04T05:27:00Z" w16du:dateUtc="2026-06-04T10:27:00Z">
            <w:rPr/>
          </w:rPrChange>
        </w:rPr>
        <w:t>Gestión de pedidos listos para entrega.</w:t>
      </w:r>
    </w:p>
    <w:p w14:paraId="7975469D" w14:textId="28AD1FA1" w:rsidR="000036DD" w:rsidRPr="00ED2B0F" w:rsidRDefault="00ED2B0F" w:rsidP="00ED2B0F">
      <w:pPr>
        <w:pStyle w:val="Ttulo1"/>
        <w:jc w:val="both"/>
        <w:pPrChange w:id="882" w:author="Vanessa Delgado Saltos" w:date="2026-06-04T05:28:00Z" w16du:dateUtc="2026-06-04T10:28:00Z">
          <w:pPr>
            <w:pStyle w:val="Prrafodelista"/>
          </w:pPr>
        </w:pPrChange>
      </w:pPr>
      <w:bookmarkStart w:id="883" w:name="_Toc231443931"/>
      <w:ins w:id="884" w:author="Vanessa Delgado Saltos" w:date="2026-06-04T05:25:00Z" w16du:dateUtc="2026-06-04T10:25:00Z">
        <w:r>
          <w:t>2</w:t>
        </w:r>
      </w:ins>
      <w:del w:id="885" w:author="Vanessa Delgado Saltos" w:date="2026-06-04T05:25:00Z" w16du:dateUtc="2026-06-04T10:25:00Z">
        <w:r w:rsidR="000036DD" w:rsidRPr="00ED2B0F" w:rsidDel="00ED2B0F">
          <w:delText>3</w:delText>
        </w:r>
      </w:del>
      <w:r w:rsidR="000036DD" w:rsidRPr="00ED2B0F">
        <w:t>.6 Gestión de pagos</w:t>
      </w:r>
      <w:bookmarkEnd w:id="883"/>
    </w:p>
    <w:p w14:paraId="2322E2A8" w14:textId="77777777" w:rsidR="000036DD" w:rsidRPr="00ED2B0F" w:rsidRDefault="000036DD" w:rsidP="00ED2B0F">
      <w:pPr>
        <w:pStyle w:val="Prrafodelista"/>
        <w:numPr>
          <w:ilvl w:val="0"/>
          <w:numId w:val="39"/>
        </w:numPr>
        <w:jc w:val="both"/>
        <w:rPr>
          <w:rFonts w:ascii="Times New Roman" w:hAnsi="Times New Roman" w:cs="Times New Roman"/>
          <w:sz w:val="24"/>
          <w:szCs w:val="24"/>
          <w:rPrChange w:id="886" w:author="Vanessa Delgado Saltos" w:date="2026-06-04T05:27:00Z" w16du:dateUtc="2026-06-04T10:27:00Z">
            <w:rPr/>
          </w:rPrChange>
        </w:rPr>
        <w:pPrChange w:id="887" w:author="Vanessa Delgado Saltos" w:date="2026-06-04T05:28:00Z" w16du:dateUtc="2026-06-04T10:28:00Z">
          <w:pPr>
            <w:pStyle w:val="Prrafodelista"/>
            <w:numPr>
              <w:numId w:val="18"/>
            </w:numPr>
            <w:tabs>
              <w:tab w:val="num" w:pos="720"/>
            </w:tabs>
            <w:ind w:hanging="360"/>
          </w:pPr>
        </w:pPrChange>
      </w:pPr>
      <w:r w:rsidRPr="00ED2B0F">
        <w:rPr>
          <w:rFonts w:ascii="Times New Roman" w:hAnsi="Times New Roman" w:cs="Times New Roman"/>
          <w:sz w:val="24"/>
          <w:szCs w:val="24"/>
          <w:rPrChange w:id="888" w:author="Vanessa Delgado Saltos" w:date="2026-06-04T05:27:00Z" w16du:dateUtc="2026-06-04T10:27:00Z">
            <w:rPr/>
          </w:rPrChange>
        </w:rPr>
        <w:t>Registro de pagos realizados por los clientes.</w:t>
      </w:r>
    </w:p>
    <w:p w14:paraId="0C5E16FC" w14:textId="77777777" w:rsidR="000036DD" w:rsidRPr="00ED2B0F" w:rsidRDefault="000036DD" w:rsidP="00ED2B0F">
      <w:pPr>
        <w:pStyle w:val="Prrafodelista"/>
        <w:numPr>
          <w:ilvl w:val="0"/>
          <w:numId w:val="39"/>
        </w:numPr>
        <w:jc w:val="both"/>
        <w:rPr>
          <w:rFonts w:ascii="Times New Roman" w:hAnsi="Times New Roman" w:cs="Times New Roman"/>
          <w:sz w:val="24"/>
          <w:szCs w:val="24"/>
          <w:rPrChange w:id="889" w:author="Vanessa Delgado Saltos" w:date="2026-06-04T05:27:00Z" w16du:dateUtc="2026-06-04T10:27:00Z">
            <w:rPr/>
          </w:rPrChange>
        </w:rPr>
        <w:pPrChange w:id="890" w:author="Vanessa Delgado Saltos" w:date="2026-06-04T05:28:00Z" w16du:dateUtc="2026-06-04T10:28:00Z">
          <w:pPr>
            <w:pStyle w:val="Prrafodelista"/>
            <w:numPr>
              <w:numId w:val="18"/>
            </w:numPr>
            <w:tabs>
              <w:tab w:val="num" w:pos="720"/>
            </w:tabs>
            <w:ind w:hanging="360"/>
          </w:pPr>
        </w:pPrChange>
      </w:pPr>
      <w:r w:rsidRPr="00ED2B0F">
        <w:rPr>
          <w:rFonts w:ascii="Times New Roman" w:hAnsi="Times New Roman" w:cs="Times New Roman"/>
          <w:sz w:val="24"/>
          <w:szCs w:val="24"/>
          <w:rPrChange w:id="891" w:author="Vanessa Delgado Saltos" w:date="2026-06-04T05:27:00Z" w16du:dateUtc="2026-06-04T10:27:00Z">
            <w:rPr/>
          </w:rPrChange>
        </w:rPr>
        <w:t>Registro de pagos parciales o anticipos.</w:t>
      </w:r>
    </w:p>
    <w:p w14:paraId="10A46DC2" w14:textId="77777777" w:rsidR="000036DD" w:rsidRPr="00ED2B0F" w:rsidRDefault="000036DD" w:rsidP="00ED2B0F">
      <w:pPr>
        <w:pStyle w:val="Prrafodelista"/>
        <w:numPr>
          <w:ilvl w:val="0"/>
          <w:numId w:val="39"/>
        </w:numPr>
        <w:jc w:val="both"/>
        <w:rPr>
          <w:rFonts w:ascii="Times New Roman" w:hAnsi="Times New Roman" w:cs="Times New Roman"/>
          <w:sz w:val="24"/>
          <w:szCs w:val="24"/>
          <w:rPrChange w:id="892" w:author="Vanessa Delgado Saltos" w:date="2026-06-04T05:27:00Z" w16du:dateUtc="2026-06-04T10:27:00Z">
            <w:rPr/>
          </w:rPrChange>
        </w:rPr>
        <w:pPrChange w:id="893" w:author="Vanessa Delgado Saltos" w:date="2026-06-04T05:28:00Z" w16du:dateUtc="2026-06-04T10:28:00Z">
          <w:pPr>
            <w:pStyle w:val="Prrafodelista"/>
            <w:numPr>
              <w:numId w:val="18"/>
            </w:numPr>
            <w:tabs>
              <w:tab w:val="num" w:pos="720"/>
            </w:tabs>
            <w:ind w:hanging="360"/>
          </w:pPr>
        </w:pPrChange>
      </w:pPr>
      <w:r w:rsidRPr="00ED2B0F">
        <w:rPr>
          <w:rFonts w:ascii="Times New Roman" w:hAnsi="Times New Roman" w:cs="Times New Roman"/>
          <w:sz w:val="24"/>
          <w:szCs w:val="24"/>
          <w:rPrChange w:id="894" w:author="Vanessa Delgado Saltos" w:date="2026-06-04T05:27:00Z" w16du:dateUtc="2026-06-04T10:27:00Z">
            <w:rPr/>
          </w:rPrChange>
        </w:rPr>
        <w:t>Control de saldos pendientes.</w:t>
      </w:r>
    </w:p>
    <w:p w14:paraId="0F136566" w14:textId="77777777" w:rsidR="000036DD" w:rsidRPr="00ED2B0F" w:rsidRDefault="000036DD" w:rsidP="00ED2B0F">
      <w:pPr>
        <w:pStyle w:val="Prrafodelista"/>
        <w:numPr>
          <w:ilvl w:val="0"/>
          <w:numId w:val="39"/>
        </w:numPr>
        <w:jc w:val="both"/>
        <w:rPr>
          <w:rFonts w:ascii="Times New Roman" w:hAnsi="Times New Roman" w:cs="Times New Roman"/>
          <w:sz w:val="24"/>
          <w:szCs w:val="24"/>
          <w:rPrChange w:id="895" w:author="Vanessa Delgado Saltos" w:date="2026-06-04T05:27:00Z" w16du:dateUtc="2026-06-04T10:27:00Z">
            <w:rPr/>
          </w:rPrChange>
        </w:rPr>
        <w:pPrChange w:id="896" w:author="Vanessa Delgado Saltos" w:date="2026-06-04T05:28:00Z" w16du:dateUtc="2026-06-04T10:28:00Z">
          <w:pPr>
            <w:pStyle w:val="Prrafodelista"/>
            <w:numPr>
              <w:numId w:val="18"/>
            </w:numPr>
            <w:tabs>
              <w:tab w:val="num" w:pos="720"/>
            </w:tabs>
            <w:ind w:hanging="360"/>
          </w:pPr>
        </w:pPrChange>
      </w:pPr>
      <w:r w:rsidRPr="00ED2B0F">
        <w:rPr>
          <w:rFonts w:ascii="Times New Roman" w:hAnsi="Times New Roman" w:cs="Times New Roman"/>
          <w:sz w:val="24"/>
          <w:szCs w:val="24"/>
          <w:rPrChange w:id="897" w:author="Vanessa Delgado Saltos" w:date="2026-06-04T05:27:00Z" w16du:dateUtc="2026-06-04T10:27:00Z">
            <w:rPr/>
          </w:rPrChange>
        </w:rPr>
        <w:t>Generación de comprobantes de pago.</w:t>
      </w:r>
    </w:p>
    <w:p w14:paraId="7625BD30" w14:textId="77777777" w:rsidR="000036DD" w:rsidRPr="00ED2B0F" w:rsidRDefault="000036DD" w:rsidP="00ED2B0F">
      <w:pPr>
        <w:pStyle w:val="Prrafodelista"/>
        <w:numPr>
          <w:ilvl w:val="0"/>
          <w:numId w:val="39"/>
        </w:numPr>
        <w:jc w:val="both"/>
        <w:rPr>
          <w:rFonts w:ascii="Times New Roman" w:hAnsi="Times New Roman" w:cs="Times New Roman"/>
          <w:sz w:val="24"/>
          <w:szCs w:val="24"/>
          <w:rPrChange w:id="898" w:author="Vanessa Delgado Saltos" w:date="2026-06-04T05:27:00Z" w16du:dateUtc="2026-06-04T10:27:00Z">
            <w:rPr/>
          </w:rPrChange>
        </w:rPr>
        <w:pPrChange w:id="899" w:author="Vanessa Delgado Saltos" w:date="2026-06-04T05:28:00Z" w16du:dateUtc="2026-06-04T10:28:00Z">
          <w:pPr>
            <w:pStyle w:val="Prrafodelista"/>
            <w:numPr>
              <w:numId w:val="18"/>
            </w:numPr>
            <w:tabs>
              <w:tab w:val="num" w:pos="720"/>
            </w:tabs>
            <w:ind w:hanging="360"/>
          </w:pPr>
        </w:pPrChange>
      </w:pPr>
      <w:r w:rsidRPr="00ED2B0F">
        <w:rPr>
          <w:rFonts w:ascii="Times New Roman" w:hAnsi="Times New Roman" w:cs="Times New Roman"/>
          <w:sz w:val="24"/>
          <w:szCs w:val="24"/>
          <w:rPrChange w:id="900" w:author="Vanessa Delgado Saltos" w:date="2026-06-04T05:27:00Z" w16du:dateUtc="2026-06-04T10:27:00Z">
            <w:rPr/>
          </w:rPrChange>
        </w:rPr>
        <w:t>Consulta del historial de pagos.</w:t>
      </w:r>
    </w:p>
    <w:p w14:paraId="20D7D10D" w14:textId="2A8250DC" w:rsidR="000036DD" w:rsidRPr="00ED2B0F" w:rsidRDefault="00ED2B0F" w:rsidP="00ED2B0F">
      <w:pPr>
        <w:pStyle w:val="Ttulo1"/>
        <w:jc w:val="both"/>
        <w:pPrChange w:id="901" w:author="Vanessa Delgado Saltos" w:date="2026-06-04T05:28:00Z" w16du:dateUtc="2026-06-04T10:28:00Z">
          <w:pPr>
            <w:pStyle w:val="Prrafodelista"/>
          </w:pPr>
        </w:pPrChange>
      </w:pPr>
      <w:bookmarkStart w:id="902" w:name="_Toc231443932"/>
      <w:ins w:id="903" w:author="Vanessa Delgado Saltos" w:date="2026-06-04T05:25:00Z" w16du:dateUtc="2026-06-04T10:25:00Z">
        <w:r>
          <w:t>2</w:t>
        </w:r>
      </w:ins>
      <w:del w:id="904" w:author="Vanessa Delgado Saltos" w:date="2026-06-04T05:25:00Z" w16du:dateUtc="2026-06-04T10:25:00Z">
        <w:r w:rsidR="000036DD" w:rsidRPr="00ED2B0F" w:rsidDel="00ED2B0F">
          <w:delText>3</w:delText>
        </w:r>
      </w:del>
      <w:r w:rsidR="000036DD" w:rsidRPr="00ED2B0F">
        <w:t>.7 Gestión de promociones y descuentos</w:t>
      </w:r>
      <w:bookmarkEnd w:id="902"/>
    </w:p>
    <w:p w14:paraId="127BA7E2" w14:textId="77777777" w:rsidR="000036DD" w:rsidRPr="00ED2B0F" w:rsidRDefault="000036DD" w:rsidP="00ED2B0F">
      <w:pPr>
        <w:pStyle w:val="Prrafodelista"/>
        <w:numPr>
          <w:ilvl w:val="0"/>
          <w:numId w:val="40"/>
        </w:numPr>
        <w:jc w:val="both"/>
        <w:rPr>
          <w:rFonts w:ascii="Times New Roman" w:hAnsi="Times New Roman" w:cs="Times New Roman"/>
          <w:sz w:val="24"/>
          <w:szCs w:val="24"/>
          <w:rPrChange w:id="905" w:author="Vanessa Delgado Saltos" w:date="2026-06-04T05:27:00Z" w16du:dateUtc="2026-06-04T10:27:00Z">
            <w:rPr/>
          </w:rPrChange>
        </w:rPr>
        <w:pPrChange w:id="906" w:author="Vanessa Delgado Saltos" w:date="2026-06-04T05:28:00Z" w16du:dateUtc="2026-06-04T10:28:00Z">
          <w:pPr>
            <w:pStyle w:val="Prrafodelista"/>
            <w:numPr>
              <w:numId w:val="19"/>
            </w:numPr>
            <w:tabs>
              <w:tab w:val="num" w:pos="720"/>
            </w:tabs>
            <w:ind w:hanging="360"/>
          </w:pPr>
        </w:pPrChange>
      </w:pPr>
      <w:r w:rsidRPr="00ED2B0F">
        <w:rPr>
          <w:rFonts w:ascii="Times New Roman" w:hAnsi="Times New Roman" w:cs="Times New Roman"/>
          <w:sz w:val="24"/>
          <w:szCs w:val="24"/>
          <w:rPrChange w:id="907" w:author="Vanessa Delgado Saltos" w:date="2026-06-04T05:27:00Z" w16du:dateUtc="2026-06-04T10:27:00Z">
            <w:rPr/>
          </w:rPrChange>
        </w:rPr>
        <w:t>Creación y administración de promociones.</w:t>
      </w:r>
    </w:p>
    <w:p w14:paraId="2CE43982" w14:textId="77777777" w:rsidR="000036DD" w:rsidRPr="00ED2B0F" w:rsidRDefault="000036DD" w:rsidP="00ED2B0F">
      <w:pPr>
        <w:pStyle w:val="Prrafodelista"/>
        <w:numPr>
          <w:ilvl w:val="0"/>
          <w:numId w:val="40"/>
        </w:numPr>
        <w:jc w:val="both"/>
        <w:rPr>
          <w:rFonts w:ascii="Times New Roman" w:hAnsi="Times New Roman" w:cs="Times New Roman"/>
          <w:sz w:val="24"/>
          <w:szCs w:val="24"/>
          <w:rPrChange w:id="908" w:author="Vanessa Delgado Saltos" w:date="2026-06-04T05:27:00Z" w16du:dateUtc="2026-06-04T10:27:00Z">
            <w:rPr/>
          </w:rPrChange>
        </w:rPr>
        <w:pPrChange w:id="909" w:author="Vanessa Delgado Saltos" w:date="2026-06-04T05:28:00Z" w16du:dateUtc="2026-06-04T10:28:00Z">
          <w:pPr>
            <w:pStyle w:val="Prrafodelista"/>
            <w:numPr>
              <w:numId w:val="19"/>
            </w:numPr>
            <w:tabs>
              <w:tab w:val="num" w:pos="720"/>
            </w:tabs>
            <w:ind w:hanging="360"/>
          </w:pPr>
        </w:pPrChange>
      </w:pPr>
      <w:r w:rsidRPr="00ED2B0F">
        <w:rPr>
          <w:rFonts w:ascii="Times New Roman" w:hAnsi="Times New Roman" w:cs="Times New Roman"/>
          <w:sz w:val="24"/>
          <w:szCs w:val="24"/>
          <w:rPrChange w:id="910" w:author="Vanessa Delgado Saltos" w:date="2026-06-04T05:27:00Z" w16du:dateUtc="2026-06-04T10:27:00Z">
            <w:rPr/>
          </w:rPrChange>
        </w:rPr>
        <w:t>Aplicación automática de descuentos según las condiciones establecidas.</w:t>
      </w:r>
    </w:p>
    <w:p w14:paraId="4A7EF0BD" w14:textId="77777777" w:rsidR="000036DD" w:rsidRPr="00ED2B0F" w:rsidRDefault="000036DD" w:rsidP="00ED2B0F">
      <w:pPr>
        <w:pStyle w:val="Prrafodelista"/>
        <w:numPr>
          <w:ilvl w:val="0"/>
          <w:numId w:val="40"/>
        </w:numPr>
        <w:jc w:val="both"/>
        <w:rPr>
          <w:rFonts w:ascii="Times New Roman" w:hAnsi="Times New Roman" w:cs="Times New Roman"/>
          <w:sz w:val="24"/>
          <w:szCs w:val="24"/>
          <w:rPrChange w:id="911" w:author="Vanessa Delgado Saltos" w:date="2026-06-04T05:27:00Z" w16du:dateUtc="2026-06-04T10:27:00Z">
            <w:rPr/>
          </w:rPrChange>
        </w:rPr>
        <w:pPrChange w:id="912" w:author="Vanessa Delgado Saltos" w:date="2026-06-04T05:28:00Z" w16du:dateUtc="2026-06-04T10:28:00Z">
          <w:pPr>
            <w:pStyle w:val="Prrafodelista"/>
            <w:numPr>
              <w:numId w:val="19"/>
            </w:numPr>
            <w:tabs>
              <w:tab w:val="num" w:pos="720"/>
            </w:tabs>
            <w:ind w:hanging="360"/>
          </w:pPr>
        </w:pPrChange>
      </w:pPr>
      <w:r w:rsidRPr="00ED2B0F">
        <w:rPr>
          <w:rFonts w:ascii="Times New Roman" w:hAnsi="Times New Roman" w:cs="Times New Roman"/>
          <w:sz w:val="24"/>
          <w:szCs w:val="24"/>
          <w:rPrChange w:id="913" w:author="Vanessa Delgado Saltos" w:date="2026-06-04T05:27:00Z" w16du:dateUtc="2026-06-04T10:27:00Z">
            <w:rPr/>
          </w:rPrChange>
        </w:rPr>
        <w:t>Consulta de promociones vigentes.</w:t>
      </w:r>
    </w:p>
    <w:p w14:paraId="02E66B90" w14:textId="6FFC9FCD" w:rsidR="000036DD" w:rsidRPr="00ED2B0F" w:rsidRDefault="00ED2B0F" w:rsidP="00ED2B0F">
      <w:pPr>
        <w:pStyle w:val="Ttulo1"/>
        <w:jc w:val="both"/>
        <w:pPrChange w:id="914" w:author="Vanessa Delgado Saltos" w:date="2026-06-04T05:28:00Z" w16du:dateUtc="2026-06-04T10:28:00Z">
          <w:pPr>
            <w:pStyle w:val="Prrafodelista"/>
          </w:pPr>
        </w:pPrChange>
      </w:pPr>
      <w:bookmarkStart w:id="915" w:name="_Toc231443933"/>
      <w:ins w:id="916" w:author="Vanessa Delgado Saltos" w:date="2026-06-04T05:25:00Z" w16du:dateUtc="2026-06-04T10:25:00Z">
        <w:r>
          <w:t>2</w:t>
        </w:r>
      </w:ins>
      <w:del w:id="917" w:author="Vanessa Delgado Saltos" w:date="2026-06-04T05:25:00Z" w16du:dateUtc="2026-06-04T10:25:00Z">
        <w:r w:rsidR="000036DD" w:rsidRPr="00ED2B0F" w:rsidDel="00ED2B0F">
          <w:delText>3</w:delText>
        </w:r>
      </w:del>
      <w:r w:rsidR="000036DD" w:rsidRPr="00ED2B0F">
        <w:t>.8 Generación de reportes</w:t>
      </w:r>
      <w:bookmarkEnd w:id="915"/>
    </w:p>
    <w:p w14:paraId="5CB9322D" w14:textId="77777777" w:rsidR="000036DD" w:rsidRPr="00ED2B0F" w:rsidRDefault="000036DD" w:rsidP="00ED2B0F">
      <w:pPr>
        <w:pStyle w:val="Prrafodelista"/>
        <w:numPr>
          <w:ilvl w:val="0"/>
          <w:numId w:val="41"/>
        </w:numPr>
        <w:jc w:val="both"/>
        <w:rPr>
          <w:rFonts w:ascii="Times New Roman" w:hAnsi="Times New Roman" w:cs="Times New Roman"/>
          <w:sz w:val="24"/>
          <w:szCs w:val="24"/>
          <w:rPrChange w:id="918" w:author="Vanessa Delgado Saltos" w:date="2026-06-04T05:27:00Z" w16du:dateUtc="2026-06-04T10:27:00Z">
            <w:rPr/>
          </w:rPrChange>
        </w:rPr>
        <w:pPrChange w:id="919" w:author="Vanessa Delgado Saltos" w:date="2026-06-04T05:28:00Z" w16du:dateUtc="2026-06-04T10:28:00Z">
          <w:pPr>
            <w:pStyle w:val="Prrafodelista"/>
            <w:numPr>
              <w:numId w:val="20"/>
            </w:numPr>
            <w:tabs>
              <w:tab w:val="num" w:pos="720"/>
            </w:tabs>
            <w:ind w:hanging="360"/>
          </w:pPr>
        </w:pPrChange>
      </w:pPr>
      <w:r w:rsidRPr="00ED2B0F">
        <w:rPr>
          <w:rFonts w:ascii="Times New Roman" w:hAnsi="Times New Roman" w:cs="Times New Roman"/>
          <w:sz w:val="24"/>
          <w:szCs w:val="24"/>
          <w:rPrChange w:id="920" w:author="Vanessa Delgado Saltos" w:date="2026-06-04T05:27:00Z" w16du:dateUtc="2026-06-04T10:27:00Z">
            <w:rPr/>
          </w:rPrChange>
        </w:rPr>
        <w:t>Reportes de ingresos y ventas.</w:t>
      </w:r>
    </w:p>
    <w:p w14:paraId="47C6D166" w14:textId="77777777" w:rsidR="000036DD" w:rsidRPr="00ED2B0F" w:rsidRDefault="000036DD" w:rsidP="00ED2B0F">
      <w:pPr>
        <w:pStyle w:val="Prrafodelista"/>
        <w:numPr>
          <w:ilvl w:val="0"/>
          <w:numId w:val="41"/>
        </w:numPr>
        <w:jc w:val="both"/>
        <w:rPr>
          <w:rFonts w:ascii="Times New Roman" w:hAnsi="Times New Roman" w:cs="Times New Roman"/>
          <w:sz w:val="24"/>
          <w:szCs w:val="24"/>
          <w:rPrChange w:id="921" w:author="Vanessa Delgado Saltos" w:date="2026-06-04T05:27:00Z" w16du:dateUtc="2026-06-04T10:27:00Z">
            <w:rPr/>
          </w:rPrChange>
        </w:rPr>
        <w:pPrChange w:id="922" w:author="Vanessa Delgado Saltos" w:date="2026-06-04T05:28:00Z" w16du:dateUtc="2026-06-04T10:28:00Z">
          <w:pPr>
            <w:pStyle w:val="Prrafodelista"/>
            <w:numPr>
              <w:numId w:val="20"/>
            </w:numPr>
            <w:tabs>
              <w:tab w:val="num" w:pos="720"/>
            </w:tabs>
            <w:ind w:hanging="360"/>
          </w:pPr>
        </w:pPrChange>
      </w:pPr>
      <w:r w:rsidRPr="00ED2B0F">
        <w:rPr>
          <w:rFonts w:ascii="Times New Roman" w:hAnsi="Times New Roman" w:cs="Times New Roman"/>
          <w:sz w:val="24"/>
          <w:szCs w:val="24"/>
          <w:rPrChange w:id="923" w:author="Vanessa Delgado Saltos" w:date="2026-06-04T05:27:00Z" w16du:dateUtc="2026-06-04T10:27:00Z">
            <w:rPr/>
          </w:rPrChange>
        </w:rPr>
        <w:t>Reportes de pedidos procesados.</w:t>
      </w:r>
    </w:p>
    <w:p w14:paraId="315C19DC" w14:textId="77777777" w:rsidR="000036DD" w:rsidRPr="00ED2B0F" w:rsidRDefault="000036DD" w:rsidP="00ED2B0F">
      <w:pPr>
        <w:pStyle w:val="Prrafodelista"/>
        <w:numPr>
          <w:ilvl w:val="0"/>
          <w:numId w:val="41"/>
        </w:numPr>
        <w:jc w:val="both"/>
        <w:rPr>
          <w:rFonts w:ascii="Times New Roman" w:hAnsi="Times New Roman" w:cs="Times New Roman"/>
          <w:sz w:val="24"/>
          <w:szCs w:val="24"/>
          <w:rPrChange w:id="924" w:author="Vanessa Delgado Saltos" w:date="2026-06-04T05:27:00Z" w16du:dateUtc="2026-06-04T10:27:00Z">
            <w:rPr/>
          </w:rPrChange>
        </w:rPr>
        <w:pPrChange w:id="925" w:author="Vanessa Delgado Saltos" w:date="2026-06-04T05:28:00Z" w16du:dateUtc="2026-06-04T10:28:00Z">
          <w:pPr>
            <w:pStyle w:val="Prrafodelista"/>
            <w:numPr>
              <w:numId w:val="20"/>
            </w:numPr>
            <w:tabs>
              <w:tab w:val="num" w:pos="720"/>
            </w:tabs>
            <w:ind w:hanging="360"/>
          </w:pPr>
        </w:pPrChange>
      </w:pPr>
      <w:r w:rsidRPr="00ED2B0F">
        <w:rPr>
          <w:rFonts w:ascii="Times New Roman" w:hAnsi="Times New Roman" w:cs="Times New Roman"/>
          <w:sz w:val="24"/>
          <w:szCs w:val="24"/>
          <w:rPrChange w:id="926" w:author="Vanessa Delgado Saltos" w:date="2026-06-04T05:27:00Z" w16du:dateUtc="2026-06-04T10:27:00Z">
            <w:rPr/>
          </w:rPrChange>
        </w:rPr>
        <w:lastRenderedPageBreak/>
        <w:t>Reportes de pedidos pendientes de entrega.</w:t>
      </w:r>
    </w:p>
    <w:p w14:paraId="3558E4AA" w14:textId="77777777" w:rsidR="000036DD" w:rsidRPr="00ED2B0F" w:rsidRDefault="000036DD" w:rsidP="00ED2B0F">
      <w:pPr>
        <w:pStyle w:val="Prrafodelista"/>
        <w:numPr>
          <w:ilvl w:val="0"/>
          <w:numId w:val="41"/>
        </w:numPr>
        <w:jc w:val="both"/>
        <w:rPr>
          <w:rFonts w:ascii="Times New Roman" w:hAnsi="Times New Roman" w:cs="Times New Roman"/>
          <w:sz w:val="24"/>
          <w:szCs w:val="24"/>
          <w:rPrChange w:id="927" w:author="Vanessa Delgado Saltos" w:date="2026-06-04T05:27:00Z" w16du:dateUtc="2026-06-04T10:27:00Z">
            <w:rPr/>
          </w:rPrChange>
        </w:rPr>
        <w:pPrChange w:id="928" w:author="Vanessa Delgado Saltos" w:date="2026-06-04T05:28:00Z" w16du:dateUtc="2026-06-04T10:28:00Z">
          <w:pPr>
            <w:pStyle w:val="Prrafodelista"/>
            <w:numPr>
              <w:numId w:val="20"/>
            </w:numPr>
            <w:tabs>
              <w:tab w:val="num" w:pos="720"/>
            </w:tabs>
            <w:ind w:hanging="360"/>
          </w:pPr>
        </w:pPrChange>
      </w:pPr>
      <w:r w:rsidRPr="00ED2B0F">
        <w:rPr>
          <w:rFonts w:ascii="Times New Roman" w:hAnsi="Times New Roman" w:cs="Times New Roman"/>
          <w:sz w:val="24"/>
          <w:szCs w:val="24"/>
          <w:rPrChange w:id="929" w:author="Vanessa Delgado Saltos" w:date="2026-06-04T05:27:00Z" w16du:dateUtc="2026-06-04T10:27:00Z">
            <w:rPr/>
          </w:rPrChange>
        </w:rPr>
        <w:t>Reportes de pagos pendientes.</w:t>
      </w:r>
    </w:p>
    <w:p w14:paraId="2E491C22" w14:textId="77777777" w:rsidR="000036DD" w:rsidRPr="00ED2B0F" w:rsidRDefault="000036DD" w:rsidP="00ED2B0F">
      <w:pPr>
        <w:pStyle w:val="Prrafodelista"/>
        <w:numPr>
          <w:ilvl w:val="0"/>
          <w:numId w:val="41"/>
        </w:numPr>
        <w:jc w:val="both"/>
        <w:rPr>
          <w:rFonts w:ascii="Times New Roman" w:hAnsi="Times New Roman" w:cs="Times New Roman"/>
          <w:sz w:val="24"/>
          <w:szCs w:val="24"/>
          <w:rPrChange w:id="930" w:author="Vanessa Delgado Saltos" w:date="2026-06-04T05:27:00Z" w16du:dateUtc="2026-06-04T10:27:00Z">
            <w:rPr/>
          </w:rPrChange>
        </w:rPr>
        <w:pPrChange w:id="931" w:author="Vanessa Delgado Saltos" w:date="2026-06-04T05:28:00Z" w16du:dateUtc="2026-06-04T10:28:00Z">
          <w:pPr>
            <w:pStyle w:val="Prrafodelista"/>
            <w:numPr>
              <w:numId w:val="20"/>
            </w:numPr>
            <w:tabs>
              <w:tab w:val="num" w:pos="720"/>
            </w:tabs>
            <w:ind w:hanging="360"/>
          </w:pPr>
        </w:pPrChange>
      </w:pPr>
      <w:r w:rsidRPr="00ED2B0F">
        <w:rPr>
          <w:rFonts w:ascii="Times New Roman" w:hAnsi="Times New Roman" w:cs="Times New Roman"/>
          <w:sz w:val="24"/>
          <w:szCs w:val="24"/>
          <w:rPrChange w:id="932" w:author="Vanessa Delgado Saltos" w:date="2026-06-04T05:27:00Z" w16du:dateUtc="2026-06-04T10:27:00Z">
            <w:rPr/>
          </w:rPrChange>
        </w:rPr>
        <w:t>Estadísticas de servicios más solicitados.</w:t>
      </w:r>
    </w:p>
    <w:p w14:paraId="45C91E0A" w14:textId="1A73FF4C" w:rsidR="000036DD" w:rsidRPr="00ED2B0F" w:rsidRDefault="00ED2B0F" w:rsidP="00ED2B0F">
      <w:pPr>
        <w:pStyle w:val="Ttulo1"/>
        <w:jc w:val="both"/>
        <w:pPrChange w:id="933" w:author="Vanessa Delgado Saltos" w:date="2026-06-04T05:28:00Z" w16du:dateUtc="2026-06-04T10:28:00Z">
          <w:pPr>
            <w:pStyle w:val="Prrafodelista"/>
          </w:pPr>
        </w:pPrChange>
      </w:pPr>
      <w:bookmarkStart w:id="934" w:name="_Toc231443934"/>
      <w:ins w:id="935" w:author="Vanessa Delgado Saltos" w:date="2026-06-04T05:26:00Z" w16du:dateUtc="2026-06-04T10:26:00Z">
        <w:r>
          <w:t>2</w:t>
        </w:r>
      </w:ins>
      <w:del w:id="936" w:author="Vanessa Delgado Saltos" w:date="2026-06-04T05:26:00Z" w16du:dateUtc="2026-06-04T10:26:00Z">
        <w:r w:rsidR="000036DD" w:rsidRPr="00ED2B0F" w:rsidDel="00ED2B0F">
          <w:delText>3</w:delText>
        </w:r>
      </w:del>
      <w:r w:rsidR="000036DD" w:rsidRPr="00ED2B0F">
        <w:t>.9 Gestión de usuarios y seguridad</w:t>
      </w:r>
      <w:bookmarkEnd w:id="934"/>
    </w:p>
    <w:p w14:paraId="4F924FBB" w14:textId="77777777" w:rsidR="000036DD" w:rsidRPr="00ED2B0F" w:rsidRDefault="000036DD" w:rsidP="00ED2B0F">
      <w:pPr>
        <w:pStyle w:val="Prrafodelista"/>
        <w:numPr>
          <w:ilvl w:val="0"/>
          <w:numId w:val="42"/>
        </w:numPr>
        <w:jc w:val="both"/>
        <w:rPr>
          <w:rFonts w:ascii="Times New Roman" w:hAnsi="Times New Roman" w:cs="Times New Roman"/>
          <w:sz w:val="24"/>
          <w:szCs w:val="24"/>
          <w:rPrChange w:id="937" w:author="Vanessa Delgado Saltos" w:date="2026-06-04T05:27:00Z" w16du:dateUtc="2026-06-04T10:27:00Z">
            <w:rPr/>
          </w:rPrChange>
        </w:rPr>
        <w:pPrChange w:id="938" w:author="Vanessa Delgado Saltos" w:date="2026-06-04T05:28:00Z" w16du:dateUtc="2026-06-04T10:28:00Z">
          <w:pPr>
            <w:pStyle w:val="Prrafodelista"/>
            <w:numPr>
              <w:numId w:val="21"/>
            </w:numPr>
            <w:tabs>
              <w:tab w:val="num" w:pos="720"/>
            </w:tabs>
            <w:ind w:hanging="360"/>
          </w:pPr>
        </w:pPrChange>
      </w:pPr>
      <w:r w:rsidRPr="00ED2B0F">
        <w:rPr>
          <w:rFonts w:ascii="Times New Roman" w:hAnsi="Times New Roman" w:cs="Times New Roman"/>
          <w:sz w:val="24"/>
          <w:szCs w:val="24"/>
          <w:rPrChange w:id="939" w:author="Vanessa Delgado Saltos" w:date="2026-06-04T05:27:00Z" w16du:dateUtc="2026-06-04T10:27:00Z">
            <w:rPr/>
          </w:rPrChange>
        </w:rPr>
        <w:t>Administración de usuarios del sistema.</w:t>
      </w:r>
    </w:p>
    <w:p w14:paraId="3B099A91" w14:textId="77777777" w:rsidR="000036DD" w:rsidRPr="00ED2B0F" w:rsidRDefault="000036DD" w:rsidP="00ED2B0F">
      <w:pPr>
        <w:pStyle w:val="Prrafodelista"/>
        <w:numPr>
          <w:ilvl w:val="0"/>
          <w:numId w:val="42"/>
        </w:numPr>
        <w:jc w:val="both"/>
        <w:rPr>
          <w:rFonts w:ascii="Times New Roman" w:hAnsi="Times New Roman" w:cs="Times New Roman"/>
          <w:sz w:val="24"/>
          <w:szCs w:val="24"/>
          <w:rPrChange w:id="940" w:author="Vanessa Delgado Saltos" w:date="2026-06-04T05:27:00Z" w16du:dateUtc="2026-06-04T10:27:00Z">
            <w:rPr/>
          </w:rPrChange>
        </w:rPr>
        <w:pPrChange w:id="941" w:author="Vanessa Delgado Saltos" w:date="2026-06-04T05:28:00Z" w16du:dateUtc="2026-06-04T10:28:00Z">
          <w:pPr>
            <w:pStyle w:val="Prrafodelista"/>
            <w:numPr>
              <w:numId w:val="21"/>
            </w:numPr>
            <w:tabs>
              <w:tab w:val="num" w:pos="720"/>
            </w:tabs>
            <w:ind w:hanging="360"/>
          </w:pPr>
        </w:pPrChange>
      </w:pPr>
      <w:r w:rsidRPr="00ED2B0F">
        <w:rPr>
          <w:rFonts w:ascii="Times New Roman" w:hAnsi="Times New Roman" w:cs="Times New Roman"/>
          <w:sz w:val="24"/>
          <w:szCs w:val="24"/>
          <w:rPrChange w:id="942" w:author="Vanessa Delgado Saltos" w:date="2026-06-04T05:27:00Z" w16du:dateUtc="2026-06-04T10:27:00Z">
            <w:rPr/>
          </w:rPrChange>
        </w:rPr>
        <w:t>Control de acceso según roles y permisos.</w:t>
      </w:r>
    </w:p>
    <w:p w14:paraId="7A7B7A26" w14:textId="77777777" w:rsidR="000036DD" w:rsidRPr="00ED2B0F" w:rsidRDefault="000036DD" w:rsidP="00ED2B0F">
      <w:pPr>
        <w:pStyle w:val="Prrafodelista"/>
        <w:numPr>
          <w:ilvl w:val="0"/>
          <w:numId w:val="42"/>
        </w:numPr>
        <w:jc w:val="both"/>
        <w:rPr>
          <w:rFonts w:ascii="Times New Roman" w:hAnsi="Times New Roman" w:cs="Times New Roman"/>
          <w:sz w:val="24"/>
          <w:szCs w:val="24"/>
          <w:rPrChange w:id="943" w:author="Vanessa Delgado Saltos" w:date="2026-06-04T05:27:00Z" w16du:dateUtc="2026-06-04T10:27:00Z">
            <w:rPr/>
          </w:rPrChange>
        </w:rPr>
        <w:pPrChange w:id="944" w:author="Vanessa Delgado Saltos" w:date="2026-06-04T05:28:00Z" w16du:dateUtc="2026-06-04T10:28:00Z">
          <w:pPr>
            <w:pStyle w:val="Prrafodelista"/>
            <w:numPr>
              <w:numId w:val="21"/>
            </w:numPr>
            <w:tabs>
              <w:tab w:val="num" w:pos="720"/>
            </w:tabs>
            <w:ind w:hanging="360"/>
          </w:pPr>
        </w:pPrChange>
      </w:pPr>
      <w:r w:rsidRPr="00ED2B0F">
        <w:rPr>
          <w:rFonts w:ascii="Times New Roman" w:hAnsi="Times New Roman" w:cs="Times New Roman"/>
          <w:sz w:val="24"/>
          <w:szCs w:val="24"/>
          <w:rPrChange w:id="945" w:author="Vanessa Delgado Saltos" w:date="2026-06-04T05:27:00Z" w16du:dateUtc="2026-06-04T10:27:00Z">
            <w:rPr/>
          </w:rPrChange>
        </w:rPr>
        <w:t>Registro de actividades realizadas por los usuarios.</w:t>
      </w:r>
    </w:p>
    <w:p w14:paraId="6E09FCF6" w14:textId="77777777" w:rsidR="000036DD" w:rsidRPr="00ED2B0F" w:rsidRDefault="000036DD" w:rsidP="00ED2B0F">
      <w:pPr>
        <w:pStyle w:val="Prrafodelista"/>
        <w:numPr>
          <w:ilvl w:val="0"/>
          <w:numId w:val="42"/>
        </w:numPr>
        <w:jc w:val="both"/>
        <w:rPr>
          <w:rFonts w:ascii="Times New Roman" w:hAnsi="Times New Roman" w:cs="Times New Roman"/>
          <w:sz w:val="24"/>
          <w:szCs w:val="24"/>
          <w:rPrChange w:id="946" w:author="Vanessa Delgado Saltos" w:date="2026-06-04T05:27:00Z" w16du:dateUtc="2026-06-04T10:27:00Z">
            <w:rPr/>
          </w:rPrChange>
        </w:rPr>
        <w:pPrChange w:id="947" w:author="Vanessa Delgado Saltos" w:date="2026-06-04T05:28:00Z" w16du:dateUtc="2026-06-04T10:28:00Z">
          <w:pPr>
            <w:pStyle w:val="Prrafodelista"/>
            <w:numPr>
              <w:numId w:val="21"/>
            </w:numPr>
            <w:tabs>
              <w:tab w:val="num" w:pos="720"/>
            </w:tabs>
            <w:ind w:hanging="360"/>
          </w:pPr>
        </w:pPrChange>
      </w:pPr>
      <w:r w:rsidRPr="00ED2B0F">
        <w:rPr>
          <w:rFonts w:ascii="Times New Roman" w:hAnsi="Times New Roman" w:cs="Times New Roman"/>
          <w:sz w:val="24"/>
          <w:szCs w:val="24"/>
          <w:rPrChange w:id="948" w:author="Vanessa Delgado Saltos" w:date="2026-06-04T05:27:00Z" w16du:dateUtc="2026-06-04T10:27:00Z">
            <w:rPr/>
          </w:rPrChange>
        </w:rPr>
        <w:t>Gestión segura del acceso al sistema.</w:t>
      </w:r>
    </w:p>
    <w:p w14:paraId="03497CAA" w14:textId="77777777" w:rsidR="000036DD" w:rsidRPr="0079121A" w:rsidRDefault="000036DD" w:rsidP="00ED2B0F">
      <w:pPr>
        <w:pStyle w:val="Prrafodelista"/>
        <w:jc w:val="both"/>
        <w:rPr>
          <w:rFonts w:ascii="Times New Roman" w:hAnsi="Times New Roman" w:cs="Times New Roman"/>
          <w:sz w:val="24"/>
          <w:szCs w:val="24"/>
          <w:rPrChange w:id="949" w:author="Vanessa Delgado Saltos" w:date="2026-06-04T05:19:00Z" w16du:dateUtc="2026-06-04T10:19:00Z">
            <w:rPr/>
          </w:rPrChange>
        </w:rPr>
        <w:pPrChange w:id="950" w:author="Vanessa Delgado Saltos" w:date="2026-06-04T05:28:00Z" w16du:dateUtc="2026-06-04T10:28:00Z">
          <w:pPr>
            <w:pStyle w:val="Prrafodelista"/>
          </w:pPr>
        </w:pPrChange>
      </w:pPr>
    </w:p>
    <w:p w14:paraId="6B7AE8B5" w14:textId="77777777" w:rsidR="00F60D42" w:rsidRPr="0079121A" w:rsidRDefault="00F60D42" w:rsidP="00ED2B0F">
      <w:pPr>
        <w:jc w:val="both"/>
        <w:rPr>
          <w:rFonts w:ascii="Times New Roman" w:hAnsi="Times New Roman" w:cs="Times New Roman"/>
          <w:sz w:val="24"/>
          <w:szCs w:val="24"/>
          <w:rPrChange w:id="951" w:author="Vanessa Delgado Saltos" w:date="2026-06-04T05:19:00Z" w16du:dateUtc="2026-06-04T10:19:00Z">
            <w:rPr/>
          </w:rPrChange>
        </w:rPr>
        <w:pPrChange w:id="952" w:author="Vanessa Delgado Saltos" w:date="2026-06-04T05:28:00Z" w16du:dateUtc="2026-06-04T10:28:00Z">
          <w:pPr/>
        </w:pPrChange>
      </w:pPr>
    </w:p>
    <w:p w14:paraId="417DDFB7" w14:textId="702ECCD6" w:rsidR="000036DD" w:rsidRPr="00ED2B0F" w:rsidRDefault="00ED2B0F" w:rsidP="00ED2B0F">
      <w:pPr>
        <w:pStyle w:val="Ttulo1"/>
        <w:jc w:val="both"/>
        <w:pPrChange w:id="953" w:author="Vanessa Delgado Saltos" w:date="2026-06-04T05:28:00Z" w16du:dateUtc="2026-06-04T10:28:00Z">
          <w:pPr/>
        </w:pPrChange>
      </w:pPr>
      <w:bookmarkStart w:id="954" w:name="_Toc231443935"/>
      <w:ins w:id="955" w:author="Vanessa Delgado Saltos" w:date="2026-06-04T05:26:00Z" w16du:dateUtc="2026-06-04T10:26:00Z">
        <w:r>
          <w:t>3</w:t>
        </w:r>
      </w:ins>
      <w:del w:id="956" w:author="Vanessa Delgado Saltos" w:date="2026-06-04T05:26:00Z" w16du:dateUtc="2026-06-04T10:26:00Z">
        <w:r w:rsidR="000036DD" w:rsidRPr="00ED2B0F" w:rsidDel="00ED2B0F">
          <w:delText>4</w:delText>
        </w:r>
      </w:del>
      <w:r w:rsidR="000036DD" w:rsidRPr="00ED2B0F">
        <w:t>. Requisitos Funcionales</w:t>
      </w:r>
      <w:bookmarkEnd w:id="954"/>
    </w:p>
    <w:p w14:paraId="14FC3BAF" w14:textId="1E60EE87" w:rsidR="000036DD" w:rsidRPr="00ED2B0F" w:rsidRDefault="00ED2B0F" w:rsidP="00ED2B0F">
      <w:pPr>
        <w:pStyle w:val="Ttulo1"/>
        <w:jc w:val="both"/>
        <w:pPrChange w:id="957" w:author="Vanessa Delgado Saltos" w:date="2026-06-04T05:28:00Z" w16du:dateUtc="2026-06-04T10:28:00Z">
          <w:pPr/>
        </w:pPrChange>
      </w:pPr>
      <w:bookmarkStart w:id="958" w:name="_Toc231443936"/>
      <w:ins w:id="959" w:author="Vanessa Delgado Saltos" w:date="2026-06-04T05:26:00Z" w16du:dateUtc="2026-06-04T10:26:00Z">
        <w:r>
          <w:t>3</w:t>
        </w:r>
      </w:ins>
      <w:del w:id="960" w:author="Vanessa Delgado Saltos" w:date="2026-06-04T05:26:00Z" w16du:dateUtc="2026-06-04T10:26:00Z">
        <w:r w:rsidR="000036DD" w:rsidRPr="00ED2B0F" w:rsidDel="00ED2B0F">
          <w:delText>4</w:delText>
        </w:r>
      </w:del>
      <w:r w:rsidR="000036DD" w:rsidRPr="00ED2B0F">
        <w:t>.1 Gestión de Clientes</w:t>
      </w:r>
      <w:bookmarkEnd w:id="958"/>
    </w:p>
    <w:p w14:paraId="2B8A7800" w14:textId="77777777" w:rsidR="000036DD" w:rsidRPr="0079121A" w:rsidRDefault="000036DD" w:rsidP="00ED2B0F">
      <w:pPr>
        <w:jc w:val="both"/>
        <w:rPr>
          <w:rFonts w:ascii="Times New Roman" w:hAnsi="Times New Roman" w:cs="Times New Roman"/>
          <w:b/>
          <w:bCs/>
          <w:sz w:val="24"/>
          <w:szCs w:val="24"/>
          <w:rPrChange w:id="961" w:author="Vanessa Delgado Saltos" w:date="2026-06-04T05:19:00Z" w16du:dateUtc="2026-06-04T10:19:00Z">
            <w:rPr>
              <w:b/>
              <w:bCs/>
            </w:rPr>
          </w:rPrChange>
        </w:rPr>
        <w:pPrChange w:id="962" w:author="Vanessa Delgado Saltos" w:date="2026-06-04T05:28:00Z" w16du:dateUtc="2026-06-04T10:28:00Z">
          <w:pPr/>
        </w:pPrChange>
      </w:pPr>
      <w:r w:rsidRPr="0079121A">
        <w:rPr>
          <w:rFonts w:ascii="Times New Roman" w:hAnsi="Times New Roman" w:cs="Times New Roman"/>
          <w:b/>
          <w:bCs/>
          <w:sz w:val="24"/>
          <w:szCs w:val="24"/>
          <w:rPrChange w:id="963" w:author="Vanessa Delgado Saltos" w:date="2026-06-04T05:19:00Z" w16du:dateUtc="2026-06-04T10:19:00Z">
            <w:rPr>
              <w:b/>
              <w:bCs/>
            </w:rPr>
          </w:rPrChange>
        </w:rPr>
        <w:t>RF-001: Registro de Clientes</w:t>
      </w:r>
    </w:p>
    <w:p w14:paraId="7A2A6027" w14:textId="77777777" w:rsidR="000036DD" w:rsidRPr="0079121A" w:rsidRDefault="000036DD" w:rsidP="00ED2B0F">
      <w:pPr>
        <w:jc w:val="both"/>
        <w:rPr>
          <w:rFonts w:ascii="Times New Roman" w:hAnsi="Times New Roman" w:cs="Times New Roman"/>
          <w:sz w:val="24"/>
          <w:szCs w:val="24"/>
          <w:rPrChange w:id="964" w:author="Vanessa Delgado Saltos" w:date="2026-06-04T05:19:00Z" w16du:dateUtc="2026-06-04T10:19:00Z">
            <w:rPr/>
          </w:rPrChange>
        </w:rPr>
        <w:pPrChange w:id="965" w:author="Vanessa Delgado Saltos" w:date="2026-06-04T05:28:00Z" w16du:dateUtc="2026-06-04T10:28:00Z">
          <w:pPr/>
        </w:pPrChange>
      </w:pPr>
      <w:r w:rsidRPr="0079121A">
        <w:rPr>
          <w:rFonts w:ascii="Times New Roman" w:hAnsi="Times New Roman" w:cs="Times New Roman"/>
          <w:sz w:val="24"/>
          <w:szCs w:val="24"/>
          <w:rPrChange w:id="966" w:author="Vanessa Delgado Saltos" w:date="2026-06-04T05:19:00Z" w16du:dateUtc="2026-06-04T10:19:00Z">
            <w:rPr/>
          </w:rPrChange>
        </w:rPr>
        <w:t>El sistema deberá permitir registrar nuevos clientes almacenando información como nombre, teléfono, correo electrónico y dirección.</w:t>
      </w:r>
    </w:p>
    <w:p w14:paraId="46B7B54C" w14:textId="77777777" w:rsidR="000036DD" w:rsidRPr="0079121A" w:rsidRDefault="000036DD" w:rsidP="00ED2B0F">
      <w:pPr>
        <w:jc w:val="both"/>
        <w:rPr>
          <w:rFonts w:ascii="Times New Roman" w:hAnsi="Times New Roman" w:cs="Times New Roman"/>
          <w:b/>
          <w:bCs/>
          <w:sz w:val="24"/>
          <w:szCs w:val="24"/>
          <w:rPrChange w:id="967" w:author="Vanessa Delgado Saltos" w:date="2026-06-04T05:19:00Z" w16du:dateUtc="2026-06-04T10:19:00Z">
            <w:rPr>
              <w:b/>
              <w:bCs/>
            </w:rPr>
          </w:rPrChange>
        </w:rPr>
        <w:pPrChange w:id="968" w:author="Vanessa Delgado Saltos" w:date="2026-06-04T05:28:00Z" w16du:dateUtc="2026-06-04T10:28:00Z">
          <w:pPr/>
        </w:pPrChange>
      </w:pPr>
      <w:r w:rsidRPr="0079121A">
        <w:rPr>
          <w:rFonts w:ascii="Times New Roman" w:hAnsi="Times New Roman" w:cs="Times New Roman"/>
          <w:b/>
          <w:bCs/>
          <w:sz w:val="24"/>
          <w:szCs w:val="24"/>
          <w:rPrChange w:id="969" w:author="Vanessa Delgado Saltos" w:date="2026-06-04T05:19:00Z" w16du:dateUtc="2026-06-04T10:19:00Z">
            <w:rPr>
              <w:b/>
              <w:bCs/>
            </w:rPr>
          </w:rPrChange>
        </w:rPr>
        <w:t>RF-002: Consulta de Clientes</w:t>
      </w:r>
    </w:p>
    <w:p w14:paraId="10B30BA4" w14:textId="77777777" w:rsidR="000036DD" w:rsidRPr="0079121A" w:rsidRDefault="000036DD" w:rsidP="00ED2B0F">
      <w:pPr>
        <w:jc w:val="both"/>
        <w:rPr>
          <w:rFonts w:ascii="Times New Roman" w:hAnsi="Times New Roman" w:cs="Times New Roman"/>
          <w:sz w:val="24"/>
          <w:szCs w:val="24"/>
          <w:rPrChange w:id="970" w:author="Vanessa Delgado Saltos" w:date="2026-06-04T05:19:00Z" w16du:dateUtc="2026-06-04T10:19:00Z">
            <w:rPr/>
          </w:rPrChange>
        </w:rPr>
        <w:pPrChange w:id="971" w:author="Vanessa Delgado Saltos" w:date="2026-06-04T05:28:00Z" w16du:dateUtc="2026-06-04T10:28:00Z">
          <w:pPr/>
        </w:pPrChange>
      </w:pPr>
      <w:r w:rsidRPr="0079121A">
        <w:rPr>
          <w:rFonts w:ascii="Times New Roman" w:hAnsi="Times New Roman" w:cs="Times New Roman"/>
          <w:sz w:val="24"/>
          <w:szCs w:val="24"/>
          <w:rPrChange w:id="972" w:author="Vanessa Delgado Saltos" w:date="2026-06-04T05:19:00Z" w16du:dateUtc="2026-06-04T10:19:00Z">
            <w:rPr/>
          </w:rPrChange>
        </w:rPr>
        <w:t>El sistema deberá permitir buscar y visualizar la información de clientes registrados.</w:t>
      </w:r>
    </w:p>
    <w:p w14:paraId="3FD23CB0" w14:textId="77777777" w:rsidR="000036DD" w:rsidRPr="0079121A" w:rsidRDefault="000036DD" w:rsidP="00ED2B0F">
      <w:pPr>
        <w:jc w:val="both"/>
        <w:rPr>
          <w:rFonts w:ascii="Times New Roman" w:hAnsi="Times New Roman" w:cs="Times New Roman"/>
          <w:b/>
          <w:bCs/>
          <w:sz w:val="24"/>
          <w:szCs w:val="24"/>
          <w:rPrChange w:id="973" w:author="Vanessa Delgado Saltos" w:date="2026-06-04T05:19:00Z" w16du:dateUtc="2026-06-04T10:19:00Z">
            <w:rPr>
              <w:b/>
              <w:bCs/>
            </w:rPr>
          </w:rPrChange>
        </w:rPr>
        <w:pPrChange w:id="974" w:author="Vanessa Delgado Saltos" w:date="2026-06-04T05:28:00Z" w16du:dateUtc="2026-06-04T10:28:00Z">
          <w:pPr/>
        </w:pPrChange>
      </w:pPr>
      <w:r w:rsidRPr="0079121A">
        <w:rPr>
          <w:rFonts w:ascii="Times New Roman" w:hAnsi="Times New Roman" w:cs="Times New Roman"/>
          <w:b/>
          <w:bCs/>
          <w:sz w:val="24"/>
          <w:szCs w:val="24"/>
          <w:rPrChange w:id="975" w:author="Vanessa Delgado Saltos" w:date="2026-06-04T05:19:00Z" w16du:dateUtc="2026-06-04T10:19:00Z">
            <w:rPr>
              <w:b/>
              <w:bCs/>
            </w:rPr>
          </w:rPrChange>
        </w:rPr>
        <w:t>RF-003: Actualización de Clientes</w:t>
      </w:r>
    </w:p>
    <w:p w14:paraId="7F6F08EC" w14:textId="77777777" w:rsidR="000036DD" w:rsidRPr="0079121A" w:rsidRDefault="000036DD" w:rsidP="00ED2B0F">
      <w:pPr>
        <w:jc w:val="both"/>
        <w:rPr>
          <w:rFonts w:ascii="Times New Roman" w:hAnsi="Times New Roman" w:cs="Times New Roman"/>
          <w:sz w:val="24"/>
          <w:szCs w:val="24"/>
          <w:rPrChange w:id="976" w:author="Vanessa Delgado Saltos" w:date="2026-06-04T05:19:00Z" w16du:dateUtc="2026-06-04T10:19:00Z">
            <w:rPr/>
          </w:rPrChange>
        </w:rPr>
        <w:pPrChange w:id="977" w:author="Vanessa Delgado Saltos" w:date="2026-06-04T05:28:00Z" w16du:dateUtc="2026-06-04T10:28:00Z">
          <w:pPr/>
        </w:pPrChange>
      </w:pPr>
      <w:r w:rsidRPr="0079121A">
        <w:rPr>
          <w:rFonts w:ascii="Times New Roman" w:hAnsi="Times New Roman" w:cs="Times New Roman"/>
          <w:sz w:val="24"/>
          <w:szCs w:val="24"/>
          <w:rPrChange w:id="978" w:author="Vanessa Delgado Saltos" w:date="2026-06-04T05:19:00Z" w16du:dateUtc="2026-06-04T10:19:00Z">
            <w:rPr/>
          </w:rPrChange>
        </w:rPr>
        <w:t>El sistema deberá permitir modificar los datos de un cliente previamente registrado.</w:t>
      </w:r>
    </w:p>
    <w:p w14:paraId="61B62F88" w14:textId="77777777" w:rsidR="000036DD" w:rsidRPr="0079121A" w:rsidRDefault="000036DD" w:rsidP="00ED2B0F">
      <w:pPr>
        <w:jc w:val="both"/>
        <w:rPr>
          <w:rFonts w:ascii="Times New Roman" w:hAnsi="Times New Roman" w:cs="Times New Roman"/>
          <w:b/>
          <w:bCs/>
          <w:sz w:val="24"/>
          <w:szCs w:val="24"/>
          <w:rPrChange w:id="979" w:author="Vanessa Delgado Saltos" w:date="2026-06-04T05:19:00Z" w16du:dateUtc="2026-06-04T10:19:00Z">
            <w:rPr>
              <w:b/>
              <w:bCs/>
            </w:rPr>
          </w:rPrChange>
        </w:rPr>
        <w:pPrChange w:id="980" w:author="Vanessa Delgado Saltos" w:date="2026-06-04T05:28:00Z" w16du:dateUtc="2026-06-04T10:28:00Z">
          <w:pPr/>
        </w:pPrChange>
      </w:pPr>
      <w:r w:rsidRPr="0079121A">
        <w:rPr>
          <w:rFonts w:ascii="Times New Roman" w:hAnsi="Times New Roman" w:cs="Times New Roman"/>
          <w:b/>
          <w:bCs/>
          <w:sz w:val="24"/>
          <w:szCs w:val="24"/>
          <w:rPrChange w:id="981" w:author="Vanessa Delgado Saltos" w:date="2026-06-04T05:19:00Z" w16du:dateUtc="2026-06-04T10:19:00Z">
            <w:rPr>
              <w:b/>
              <w:bCs/>
            </w:rPr>
          </w:rPrChange>
        </w:rPr>
        <w:t>RF-004: Historial de Servicios</w:t>
      </w:r>
    </w:p>
    <w:p w14:paraId="254A6088" w14:textId="77777777" w:rsidR="000036DD" w:rsidRPr="0079121A" w:rsidRDefault="000036DD" w:rsidP="00ED2B0F">
      <w:pPr>
        <w:jc w:val="both"/>
        <w:rPr>
          <w:rFonts w:ascii="Times New Roman" w:hAnsi="Times New Roman" w:cs="Times New Roman"/>
          <w:sz w:val="24"/>
          <w:szCs w:val="24"/>
          <w:rPrChange w:id="982" w:author="Vanessa Delgado Saltos" w:date="2026-06-04T05:19:00Z" w16du:dateUtc="2026-06-04T10:19:00Z">
            <w:rPr/>
          </w:rPrChange>
        </w:rPr>
        <w:pPrChange w:id="983" w:author="Vanessa Delgado Saltos" w:date="2026-06-04T05:28:00Z" w16du:dateUtc="2026-06-04T10:28:00Z">
          <w:pPr/>
        </w:pPrChange>
      </w:pPr>
      <w:r w:rsidRPr="0079121A">
        <w:rPr>
          <w:rFonts w:ascii="Times New Roman" w:hAnsi="Times New Roman" w:cs="Times New Roman"/>
          <w:sz w:val="24"/>
          <w:szCs w:val="24"/>
          <w:rPrChange w:id="984" w:author="Vanessa Delgado Saltos" w:date="2026-06-04T05:19:00Z" w16du:dateUtc="2026-06-04T10:19:00Z">
            <w:rPr/>
          </w:rPrChange>
        </w:rPr>
        <w:t>El sistema deberá permitir consultar el historial de órdenes y servicios realizados por cada cliente.</w:t>
      </w:r>
    </w:p>
    <w:p w14:paraId="3165F901" w14:textId="08EB7F2D" w:rsidR="000036DD" w:rsidRPr="009D3097" w:rsidDel="00ED2B0F" w:rsidRDefault="009D3097" w:rsidP="009D3097">
      <w:pPr>
        <w:pStyle w:val="Ttulo1"/>
        <w:rPr>
          <w:del w:id="985" w:author="Vanessa Delgado Saltos" w:date="2026-06-04T05:27:00Z" w16du:dateUtc="2026-06-04T10:27:00Z"/>
        </w:rPr>
        <w:pPrChange w:id="986" w:author="Vanessa Delgado Saltos" w:date="2026-06-04T05:37:00Z" w16du:dateUtc="2026-06-04T10:37:00Z">
          <w:pPr/>
        </w:pPrChange>
      </w:pPr>
      <w:bookmarkStart w:id="987" w:name="_Toc231443937"/>
      <w:ins w:id="988" w:author="Vanessa Delgado Saltos" w:date="2026-06-04T05:37:00Z" w16du:dateUtc="2026-06-04T10:37:00Z">
        <w:r>
          <w:t>3.2</w:t>
        </w:r>
        <w:bookmarkEnd w:id="987"/>
        <w:r>
          <w:t xml:space="preserve"> </w:t>
        </w:r>
      </w:ins>
      <w:del w:id="989" w:author="Vanessa Delgado Saltos" w:date="2026-06-04T05:27:00Z" w16du:dateUtc="2026-06-04T10:27:00Z">
        <w:r w:rsidR="00075822" w:rsidRPr="009D3097" w:rsidDel="00ED2B0F">
          <w:pict w14:anchorId="29E27537">
            <v:rect id="_x0000_i1238" style="width:0;height:1.5pt" o:hralign="center" o:hrstd="t" o:hr="t" fillcolor="#a0a0a0" stroked="f"/>
          </w:pict>
        </w:r>
      </w:del>
    </w:p>
    <w:p w14:paraId="300E6CA9" w14:textId="6F1FEA3A" w:rsidR="000036DD" w:rsidRPr="009D3097" w:rsidRDefault="000036DD" w:rsidP="009D3097">
      <w:pPr>
        <w:pStyle w:val="Ttulo1"/>
        <w:pPrChange w:id="990" w:author="Vanessa Delgado Saltos" w:date="2026-06-04T05:37:00Z" w16du:dateUtc="2026-06-04T10:37:00Z">
          <w:pPr/>
        </w:pPrChange>
      </w:pPr>
      <w:del w:id="991" w:author="Vanessa Delgado Saltos" w:date="2026-06-04T05:27:00Z" w16du:dateUtc="2026-06-04T10:27:00Z">
        <w:r w:rsidRPr="009D3097" w:rsidDel="00ED2B0F">
          <w:delText>4</w:delText>
        </w:r>
      </w:del>
      <w:del w:id="992" w:author="Vanessa Delgado Saltos" w:date="2026-06-04T05:37:00Z" w16du:dateUtc="2026-06-04T10:37:00Z">
        <w:r w:rsidRPr="009D3097" w:rsidDel="009D3097">
          <w:delText xml:space="preserve">.2 </w:delText>
        </w:r>
      </w:del>
      <w:bookmarkStart w:id="993" w:name="_Toc231443938"/>
      <w:r w:rsidRPr="009D3097">
        <w:t>Gestión de Órdenes de Servicio</w:t>
      </w:r>
      <w:bookmarkEnd w:id="993"/>
    </w:p>
    <w:p w14:paraId="346B6C4F" w14:textId="77777777" w:rsidR="000036DD" w:rsidRPr="0079121A" w:rsidRDefault="000036DD" w:rsidP="00ED2B0F">
      <w:pPr>
        <w:jc w:val="both"/>
        <w:rPr>
          <w:rFonts w:ascii="Times New Roman" w:hAnsi="Times New Roman" w:cs="Times New Roman"/>
          <w:b/>
          <w:bCs/>
          <w:sz w:val="24"/>
          <w:szCs w:val="24"/>
          <w:rPrChange w:id="994" w:author="Vanessa Delgado Saltos" w:date="2026-06-04T05:19:00Z" w16du:dateUtc="2026-06-04T10:19:00Z">
            <w:rPr>
              <w:b/>
              <w:bCs/>
            </w:rPr>
          </w:rPrChange>
        </w:rPr>
        <w:pPrChange w:id="995" w:author="Vanessa Delgado Saltos" w:date="2026-06-04T05:28:00Z" w16du:dateUtc="2026-06-04T10:28:00Z">
          <w:pPr/>
        </w:pPrChange>
      </w:pPr>
      <w:r w:rsidRPr="0079121A">
        <w:rPr>
          <w:rFonts w:ascii="Times New Roman" w:hAnsi="Times New Roman" w:cs="Times New Roman"/>
          <w:b/>
          <w:bCs/>
          <w:sz w:val="24"/>
          <w:szCs w:val="24"/>
          <w:rPrChange w:id="996" w:author="Vanessa Delgado Saltos" w:date="2026-06-04T05:19:00Z" w16du:dateUtc="2026-06-04T10:19:00Z">
            <w:rPr>
              <w:b/>
              <w:bCs/>
            </w:rPr>
          </w:rPrChange>
        </w:rPr>
        <w:t>RF-005: Creación de Orden de Servicio</w:t>
      </w:r>
    </w:p>
    <w:p w14:paraId="1826CF2B" w14:textId="77777777" w:rsidR="000036DD" w:rsidRPr="0079121A" w:rsidRDefault="000036DD" w:rsidP="00ED2B0F">
      <w:pPr>
        <w:jc w:val="both"/>
        <w:rPr>
          <w:rFonts w:ascii="Times New Roman" w:hAnsi="Times New Roman" w:cs="Times New Roman"/>
          <w:sz w:val="24"/>
          <w:szCs w:val="24"/>
          <w:rPrChange w:id="997" w:author="Vanessa Delgado Saltos" w:date="2026-06-04T05:19:00Z" w16du:dateUtc="2026-06-04T10:19:00Z">
            <w:rPr/>
          </w:rPrChange>
        </w:rPr>
        <w:pPrChange w:id="998" w:author="Vanessa Delgado Saltos" w:date="2026-06-04T05:28:00Z" w16du:dateUtc="2026-06-04T10:28:00Z">
          <w:pPr/>
        </w:pPrChange>
      </w:pPr>
      <w:r w:rsidRPr="0079121A">
        <w:rPr>
          <w:rFonts w:ascii="Times New Roman" w:hAnsi="Times New Roman" w:cs="Times New Roman"/>
          <w:sz w:val="24"/>
          <w:szCs w:val="24"/>
          <w:rPrChange w:id="999" w:author="Vanessa Delgado Saltos" w:date="2026-06-04T05:19:00Z" w16du:dateUtc="2026-06-04T10:19:00Z">
            <w:rPr/>
          </w:rPrChange>
        </w:rPr>
        <w:t>El sistema deberá permitir registrar una nueva orden asociada a un cliente.</w:t>
      </w:r>
    </w:p>
    <w:p w14:paraId="23E66E81" w14:textId="77777777" w:rsidR="000036DD" w:rsidRPr="0079121A" w:rsidRDefault="000036DD" w:rsidP="00ED2B0F">
      <w:pPr>
        <w:jc w:val="both"/>
        <w:rPr>
          <w:rFonts w:ascii="Times New Roman" w:hAnsi="Times New Roman" w:cs="Times New Roman"/>
          <w:b/>
          <w:bCs/>
          <w:sz w:val="24"/>
          <w:szCs w:val="24"/>
          <w:rPrChange w:id="1000" w:author="Vanessa Delgado Saltos" w:date="2026-06-04T05:19:00Z" w16du:dateUtc="2026-06-04T10:19:00Z">
            <w:rPr>
              <w:b/>
              <w:bCs/>
            </w:rPr>
          </w:rPrChange>
        </w:rPr>
        <w:pPrChange w:id="1001" w:author="Vanessa Delgado Saltos" w:date="2026-06-04T05:28:00Z" w16du:dateUtc="2026-06-04T10:28:00Z">
          <w:pPr/>
        </w:pPrChange>
      </w:pPr>
      <w:r w:rsidRPr="0079121A">
        <w:rPr>
          <w:rFonts w:ascii="Times New Roman" w:hAnsi="Times New Roman" w:cs="Times New Roman"/>
          <w:b/>
          <w:bCs/>
          <w:sz w:val="24"/>
          <w:szCs w:val="24"/>
          <w:rPrChange w:id="1002" w:author="Vanessa Delgado Saltos" w:date="2026-06-04T05:19:00Z" w16du:dateUtc="2026-06-04T10:19:00Z">
            <w:rPr>
              <w:b/>
              <w:bCs/>
            </w:rPr>
          </w:rPrChange>
        </w:rPr>
        <w:t>RF-006: Generación de Número de Orden</w:t>
      </w:r>
    </w:p>
    <w:p w14:paraId="5A2A0216" w14:textId="77777777" w:rsidR="000036DD" w:rsidRPr="0079121A" w:rsidRDefault="000036DD" w:rsidP="00ED2B0F">
      <w:pPr>
        <w:jc w:val="both"/>
        <w:rPr>
          <w:rFonts w:ascii="Times New Roman" w:hAnsi="Times New Roman" w:cs="Times New Roman"/>
          <w:sz w:val="24"/>
          <w:szCs w:val="24"/>
          <w:rPrChange w:id="1003" w:author="Vanessa Delgado Saltos" w:date="2026-06-04T05:19:00Z" w16du:dateUtc="2026-06-04T10:19:00Z">
            <w:rPr/>
          </w:rPrChange>
        </w:rPr>
        <w:pPrChange w:id="1004" w:author="Vanessa Delgado Saltos" w:date="2026-06-04T05:28:00Z" w16du:dateUtc="2026-06-04T10:28:00Z">
          <w:pPr/>
        </w:pPrChange>
      </w:pPr>
      <w:r w:rsidRPr="0079121A">
        <w:rPr>
          <w:rFonts w:ascii="Times New Roman" w:hAnsi="Times New Roman" w:cs="Times New Roman"/>
          <w:sz w:val="24"/>
          <w:szCs w:val="24"/>
          <w:rPrChange w:id="1005" w:author="Vanessa Delgado Saltos" w:date="2026-06-04T05:19:00Z" w16du:dateUtc="2026-06-04T10:19:00Z">
            <w:rPr/>
          </w:rPrChange>
        </w:rPr>
        <w:t>El sistema deberá generar automáticamente un identificador único para cada orden.</w:t>
      </w:r>
    </w:p>
    <w:p w14:paraId="189EDAD0" w14:textId="77777777" w:rsidR="000036DD" w:rsidRPr="0079121A" w:rsidRDefault="000036DD" w:rsidP="00ED2B0F">
      <w:pPr>
        <w:jc w:val="both"/>
        <w:rPr>
          <w:rFonts w:ascii="Times New Roman" w:hAnsi="Times New Roman" w:cs="Times New Roman"/>
          <w:b/>
          <w:bCs/>
          <w:sz w:val="24"/>
          <w:szCs w:val="24"/>
          <w:rPrChange w:id="1006" w:author="Vanessa Delgado Saltos" w:date="2026-06-04T05:19:00Z" w16du:dateUtc="2026-06-04T10:19:00Z">
            <w:rPr>
              <w:b/>
              <w:bCs/>
            </w:rPr>
          </w:rPrChange>
        </w:rPr>
        <w:pPrChange w:id="1007" w:author="Vanessa Delgado Saltos" w:date="2026-06-04T05:28:00Z" w16du:dateUtc="2026-06-04T10:28:00Z">
          <w:pPr/>
        </w:pPrChange>
      </w:pPr>
      <w:r w:rsidRPr="0079121A">
        <w:rPr>
          <w:rFonts w:ascii="Times New Roman" w:hAnsi="Times New Roman" w:cs="Times New Roman"/>
          <w:b/>
          <w:bCs/>
          <w:sz w:val="24"/>
          <w:szCs w:val="24"/>
          <w:rPrChange w:id="1008" w:author="Vanessa Delgado Saltos" w:date="2026-06-04T05:19:00Z" w16du:dateUtc="2026-06-04T10:19:00Z">
            <w:rPr>
              <w:b/>
              <w:bCs/>
            </w:rPr>
          </w:rPrChange>
        </w:rPr>
        <w:t>RF-007: Registro de Prendas</w:t>
      </w:r>
    </w:p>
    <w:p w14:paraId="213D28B8" w14:textId="77777777" w:rsidR="000036DD" w:rsidRPr="0079121A" w:rsidRDefault="000036DD" w:rsidP="00ED2B0F">
      <w:pPr>
        <w:jc w:val="both"/>
        <w:rPr>
          <w:rFonts w:ascii="Times New Roman" w:hAnsi="Times New Roman" w:cs="Times New Roman"/>
          <w:sz w:val="24"/>
          <w:szCs w:val="24"/>
          <w:rPrChange w:id="1009" w:author="Vanessa Delgado Saltos" w:date="2026-06-04T05:19:00Z" w16du:dateUtc="2026-06-04T10:19:00Z">
            <w:rPr/>
          </w:rPrChange>
        </w:rPr>
        <w:pPrChange w:id="1010" w:author="Vanessa Delgado Saltos" w:date="2026-06-04T05:28:00Z" w16du:dateUtc="2026-06-04T10:28:00Z">
          <w:pPr/>
        </w:pPrChange>
      </w:pPr>
      <w:r w:rsidRPr="0079121A">
        <w:rPr>
          <w:rFonts w:ascii="Times New Roman" w:hAnsi="Times New Roman" w:cs="Times New Roman"/>
          <w:sz w:val="24"/>
          <w:szCs w:val="24"/>
          <w:rPrChange w:id="1011" w:author="Vanessa Delgado Saltos" w:date="2026-06-04T05:19:00Z" w16du:dateUtc="2026-06-04T10:19:00Z">
            <w:rPr/>
          </w:rPrChange>
        </w:rPr>
        <w:t>El sistema deberá permitir registrar las prendas o artículos entregados por el cliente.</w:t>
      </w:r>
    </w:p>
    <w:p w14:paraId="424FD570" w14:textId="77777777" w:rsidR="000036DD" w:rsidRPr="0079121A" w:rsidRDefault="000036DD" w:rsidP="00ED2B0F">
      <w:pPr>
        <w:jc w:val="both"/>
        <w:rPr>
          <w:rFonts w:ascii="Times New Roman" w:hAnsi="Times New Roman" w:cs="Times New Roman"/>
          <w:b/>
          <w:bCs/>
          <w:sz w:val="24"/>
          <w:szCs w:val="24"/>
          <w:rPrChange w:id="1012" w:author="Vanessa Delgado Saltos" w:date="2026-06-04T05:19:00Z" w16du:dateUtc="2026-06-04T10:19:00Z">
            <w:rPr>
              <w:b/>
              <w:bCs/>
            </w:rPr>
          </w:rPrChange>
        </w:rPr>
        <w:pPrChange w:id="1013" w:author="Vanessa Delgado Saltos" w:date="2026-06-04T05:28:00Z" w16du:dateUtc="2026-06-04T10:28:00Z">
          <w:pPr/>
        </w:pPrChange>
      </w:pPr>
      <w:r w:rsidRPr="0079121A">
        <w:rPr>
          <w:rFonts w:ascii="Times New Roman" w:hAnsi="Times New Roman" w:cs="Times New Roman"/>
          <w:b/>
          <w:bCs/>
          <w:sz w:val="24"/>
          <w:szCs w:val="24"/>
          <w:rPrChange w:id="1014" w:author="Vanessa Delgado Saltos" w:date="2026-06-04T05:19:00Z" w16du:dateUtc="2026-06-04T10:19:00Z">
            <w:rPr>
              <w:b/>
              <w:bCs/>
            </w:rPr>
          </w:rPrChange>
        </w:rPr>
        <w:t>RF-008: Registro de Observaciones</w:t>
      </w:r>
    </w:p>
    <w:p w14:paraId="0BBC052E" w14:textId="77777777" w:rsidR="000036DD" w:rsidRPr="0079121A" w:rsidRDefault="000036DD" w:rsidP="00ED2B0F">
      <w:pPr>
        <w:jc w:val="both"/>
        <w:rPr>
          <w:rFonts w:ascii="Times New Roman" w:hAnsi="Times New Roman" w:cs="Times New Roman"/>
          <w:sz w:val="24"/>
          <w:szCs w:val="24"/>
          <w:rPrChange w:id="1015" w:author="Vanessa Delgado Saltos" w:date="2026-06-04T05:19:00Z" w16du:dateUtc="2026-06-04T10:19:00Z">
            <w:rPr/>
          </w:rPrChange>
        </w:rPr>
        <w:pPrChange w:id="1016" w:author="Vanessa Delgado Saltos" w:date="2026-06-04T05:28:00Z" w16du:dateUtc="2026-06-04T10:28:00Z">
          <w:pPr/>
        </w:pPrChange>
      </w:pPr>
      <w:r w:rsidRPr="0079121A">
        <w:rPr>
          <w:rFonts w:ascii="Times New Roman" w:hAnsi="Times New Roman" w:cs="Times New Roman"/>
          <w:sz w:val="24"/>
          <w:szCs w:val="24"/>
          <w:rPrChange w:id="1017" w:author="Vanessa Delgado Saltos" w:date="2026-06-04T05:19:00Z" w16du:dateUtc="2026-06-04T10:19:00Z">
            <w:rPr/>
          </w:rPrChange>
        </w:rPr>
        <w:t>El sistema deberá permitir ingresar observaciones relacionadas con las prendas, como manchas, daños previos o instrucciones especiales.</w:t>
      </w:r>
    </w:p>
    <w:p w14:paraId="471F60DF" w14:textId="77777777" w:rsidR="000036DD" w:rsidRPr="0079121A" w:rsidRDefault="000036DD" w:rsidP="00ED2B0F">
      <w:pPr>
        <w:jc w:val="both"/>
        <w:rPr>
          <w:rFonts w:ascii="Times New Roman" w:hAnsi="Times New Roman" w:cs="Times New Roman"/>
          <w:b/>
          <w:bCs/>
          <w:sz w:val="24"/>
          <w:szCs w:val="24"/>
          <w:rPrChange w:id="1018" w:author="Vanessa Delgado Saltos" w:date="2026-06-04T05:19:00Z" w16du:dateUtc="2026-06-04T10:19:00Z">
            <w:rPr>
              <w:b/>
              <w:bCs/>
            </w:rPr>
          </w:rPrChange>
        </w:rPr>
        <w:pPrChange w:id="1019" w:author="Vanessa Delgado Saltos" w:date="2026-06-04T05:28:00Z" w16du:dateUtc="2026-06-04T10:28:00Z">
          <w:pPr/>
        </w:pPrChange>
      </w:pPr>
      <w:r w:rsidRPr="0079121A">
        <w:rPr>
          <w:rFonts w:ascii="Times New Roman" w:hAnsi="Times New Roman" w:cs="Times New Roman"/>
          <w:b/>
          <w:bCs/>
          <w:sz w:val="24"/>
          <w:szCs w:val="24"/>
          <w:rPrChange w:id="1020" w:author="Vanessa Delgado Saltos" w:date="2026-06-04T05:19:00Z" w16du:dateUtc="2026-06-04T10:19:00Z">
            <w:rPr>
              <w:b/>
              <w:bCs/>
            </w:rPr>
          </w:rPrChange>
        </w:rPr>
        <w:lastRenderedPageBreak/>
        <w:t>RF-009: Clasificación de Prendas</w:t>
      </w:r>
    </w:p>
    <w:p w14:paraId="19D41678" w14:textId="77777777" w:rsidR="000036DD" w:rsidRPr="0079121A" w:rsidRDefault="000036DD" w:rsidP="00ED2B0F">
      <w:pPr>
        <w:jc w:val="both"/>
        <w:rPr>
          <w:rFonts w:ascii="Times New Roman" w:hAnsi="Times New Roman" w:cs="Times New Roman"/>
          <w:sz w:val="24"/>
          <w:szCs w:val="24"/>
          <w:rPrChange w:id="1021" w:author="Vanessa Delgado Saltos" w:date="2026-06-04T05:19:00Z" w16du:dateUtc="2026-06-04T10:19:00Z">
            <w:rPr/>
          </w:rPrChange>
        </w:rPr>
        <w:pPrChange w:id="1022" w:author="Vanessa Delgado Saltos" w:date="2026-06-04T05:28:00Z" w16du:dateUtc="2026-06-04T10:28:00Z">
          <w:pPr/>
        </w:pPrChange>
      </w:pPr>
      <w:r w:rsidRPr="0079121A">
        <w:rPr>
          <w:rFonts w:ascii="Times New Roman" w:hAnsi="Times New Roman" w:cs="Times New Roman"/>
          <w:sz w:val="24"/>
          <w:szCs w:val="24"/>
          <w:rPrChange w:id="1023" w:author="Vanessa Delgado Saltos" w:date="2026-06-04T05:19:00Z" w16du:dateUtc="2026-06-04T10:19:00Z">
            <w:rPr/>
          </w:rPrChange>
        </w:rPr>
        <w:t>El sistema deberá permitir clasificar las prendas según el tipo de servicio requerido (lavado normal, delicado, lavado en seco, planchado u otros).</w:t>
      </w:r>
    </w:p>
    <w:p w14:paraId="786EA9B2" w14:textId="77777777" w:rsidR="000036DD" w:rsidRPr="0079121A" w:rsidRDefault="000036DD" w:rsidP="00ED2B0F">
      <w:pPr>
        <w:jc w:val="both"/>
        <w:rPr>
          <w:rFonts w:ascii="Times New Roman" w:hAnsi="Times New Roman" w:cs="Times New Roman"/>
          <w:b/>
          <w:bCs/>
          <w:sz w:val="24"/>
          <w:szCs w:val="24"/>
          <w:rPrChange w:id="1024" w:author="Vanessa Delgado Saltos" w:date="2026-06-04T05:19:00Z" w16du:dateUtc="2026-06-04T10:19:00Z">
            <w:rPr>
              <w:b/>
              <w:bCs/>
            </w:rPr>
          </w:rPrChange>
        </w:rPr>
        <w:pPrChange w:id="1025" w:author="Vanessa Delgado Saltos" w:date="2026-06-04T05:28:00Z" w16du:dateUtc="2026-06-04T10:28:00Z">
          <w:pPr/>
        </w:pPrChange>
      </w:pPr>
      <w:r w:rsidRPr="0079121A">
        <w:rPr>
          <w:rFonts w:ascii="Times New Roman" w:hAnsi="Times New Roman" w:cs="Times New Roman"/>
          <w:b/>
          <w:bCs/>
          <w:sz w:val="24"/>
          <w:szCs w:val="24"/>
          <w:rPrChange w:id="1026" w:author="Vanessa Delgado Saltos" w:date="2026-06-04T05:19:00Z" w16du:dateUtc="2026-06-04T10:19:00Z">
            <w:rPr>
              <w:b/>
              <w:bCs/>
            </w:rPr>
          </w:rPrChange>
        </w:rPr>
        <w:t>RF-010: Registro de Peso de Prendas</w:t>
      </w:r>
    </w:p>
    <w:p w14:paraId="48710308" w14:textId="77777777" w:rsidR="000036DD" w:rsidRPr="0079121A" w:rsidRDefault="000036DD" w:rsidP="00ED2B0F">
      <w:pPr>
        <w:jc w:val="both"/>
        <w:rPr>
          <w:rFonts w:ascii="Times New Roman" w:hAnsi="Times New Roman" w:cs="Times New Roman"/>
          <w:sz w:val="24"/>
          <w:szCs w:val="24"/>
          <w:rPrChange w:id="1027" w:author="Vanessa Delgado Saltos" w:date="2026-06-04T05:19:00Z" w16du:dateUtc="2026-06-04T10:19:00Z">
            <w:rPr/>
          </w:rPrChange>
        </w:rPr>
        <w:pPrChange w:id="1028" w:author="Vanessa Delgado Saltos" w:date="2026-06-04T05:28:00Z" w16du:dateUtc="2026-06-04T10:28:00Z">
          <w:pPr/>
        </w:pPrChange>
      </w:pPr>
      <w:r w:rsidRPr="0079121A">
        <w:rPr>
          <w:rFonts w:ascii="Times New Roman" w:hAnsi="Times New Roman" w:cs="Times New Roman"/>
          <w:sz w:val="24"/>
          <w:szCs w:val="24"/>
          <w:rPrChange w:id="1029" w:author="Vanessa Delgado Saltos" w:date="2026-06-04T05:19:00Z" w16du:dateUtc="2026-06-04T10:19:00Z">
            <w:rPr/>
          </w:rPrChange>
        </w:rPr>
        <w:t>El sistema deberá permitir registrar el peso de las prendas cuando el servicio sea cobrado por kilogramo.</w:t>
      </w:r>
    </w:p>
    <w:p w14:paraId="328E1D01" w14:textId="77777777" w:rsidR="000036DD" w:rsidRPr="0079121A" w:rsidRDefault="000036DD" w:rsidP="00ED2B0F">
      <w:pPr>
        <w:jc w:val="both"/>
        <w:rPr>
          <w:rFonts w:ascii="Times New Roman" w:hAnsi="Times New Roman" w:cs="Times New Roman"/>
          <w:b/>
          <w:bCs/>
          <w:sz w:val="24"/>
          <w:szCs w:val="24"/>
          <w:rPrChange w:id="1030" w:author="Vanessa Delgado Saltos" w:date="2026-06-04T05:19:00Z" w16du:dateUtc="2026-06-04T10:19:00Z">
            <w:rPr>
              <w:b/>
              <w:bCs/>
            </w:rPr>
          </w:rPrChange>
        </w:rPr>
        <w:pPrChange w:id="1031" w:author="Vanessa Delgado Saltos" w:date="2026-06-04T05:28:00Z" w16du:dateUtc="2026-06-04T10:28:00Z">
          <w:pPr/>
        </w:pPrChange>
      </w:pPr>
      <w:r w:rsidRPr="0079121A">
        <w:rPr>
          <w:rFonts w:ascii="Times New Roman" w:hAnsi="Times New Roman" w:cs="Times New Roman"/>
          <w:b/>
          <w:bCs/>
          <w:sz w:val="24"/>
          <w:szCs w:val="24"/>
          <w:rPrChange w:id="1032" w:author="Vanessa Delgado Saltos" w:date="2026-06-04T05:19:00Z" w16du:dateUtc="2026-06-04T10:19:00Z">
            <w:rPr>
              <w:b/>
              <w:bCs/>
            </w:rPr>
          </w:rPrChange>
        </w:rPr>
        <w:t>RF-011: Consulta de Órdenes</w:t>
      </w:r>
    </w:p>
    <w:p w14:paraId="10FB73B3" w14:textId="77777777" w:rsidR="000036DD" w:rsidRPr="0079121A" w:rsidRDefault="000036DD" w:rsidP="00ED2B0F">
      <w:pPr>
        <w:jc w:val="both"/>
        <w:rPr>
          <w:rFonts w:ascii="Times New Roman" w:hAnsi="Times New Roman" w:cs="Times New Roman"/>
          <w:sz w:val="24"/>
          <w:szCs w:val="24"/>
          <w:rPrChange w:id="1033" w:author="Vanessa Delgado Saltos" w:date="2026-06-04T05:19:00Z" w16du:dateUtc="2026-06-04T10:19:00Z">
            <w:rPr/>
          </w:rPrChange>
        </w:rPr>
        <w:pPrChange w:id="1034" w:author="Vanessa Delgado Saltos" w:date="2026-06-04T05:28:00Z" w16du:dateUtc="2026-06-04T10:28:00Z">
          <w:pPr/>
        </w:pPrChange>
      </w:pPr>
      <w:r w:rsidRPr="0079121A">
        <w:rPr>
          <w:rFonts w:ascii="Times New Roman" w:hAnsi="Times New Roman" w:cs="Times New Roman"/>
          <w:sz w:val="24"/>
          <w:szCs w:val="24"/>
          <w:rPrChange w:id="1035" w:author="Vanessa Delgado Saltos" w:date="2026-06-04T05:19:00Z" w16du:dateUtc="2026-06-04T10:19:00Z">
            <w:rPr/>
          </w:rPrChange>
        </w:rPr>
        <w:t>El sistema deberá permitir visualizar los detalles de las órdenes registradas.</w:t>
      </w:r>
    </w:p>
    <w:p w14:paraId="199266AF" w14:textId="77777777" w:rsidR="000036DD" w:rsidRPr="0079121A" w:rsidRDefault="000036DD" w:rsidP="00ED2B0F">
      <w:pPr>
        <w:jc w:val="both"/>
        <w:rPr>
          <w:rFonts w:ascii="Times New Roman" w:hAnsi="Times New Roman" w:cs="Times New Roman"/>
          <w:b/>
          <w:bCs/>
          <w:sz w:val="24"/>
          <w:szCs w:val="24"/>
          <w:rPrChange w:id="1036" w:author="Vanessa Delgado Saltos" w:date="2026-06-04T05:19:00Z" w16du:dateUtc="2026-06-04T10:19:00Z">
            <w:rPr>
              <w:b/>
              <w:bCs/>
            </w:rPr>
          </w:rPrChange>
        </w:rPr>
        <w:pPrChange w:id="1037" w:author="Vanessa Delgado Saltos" w:date="2026-06-04T05:28:00Z" w16du:dateUtc="2026-06-04T10:28:00Z">
          <w:pPr/>
        </w:pPrChange>
      </w:pPr>
      <w:r w:rsidRPr="0079121A">
        <w:rPr>
          <w:rFonts w:ascii="Times New Roman" w:hAnsi="Times New Roman" w:cs="Times New Roman"/>
          <w:b/>
          <w:bCs/>
          <w:sz w:val="24"/>
          <w:szCs w:val="24"/>
          <w:rPrChange w:id="1038" w:author="Vanessa Delgado Saltos" w:date="2026-06-04T05:19:00Z" w16du:dateUtc="2026-06-04T10:19:00Z">
            <w:rPr>
              <w:b/>
              <w:bCs/>
            </w:rPr>
          </w:rPrChange>
        </w:rPr>
        <w:t>RF-012: Modificación de Órdenes</w:t>
      </w:r>
    </w:p>
    <w:p w14:paraId="2079F415" w14:textId="77777777" w:rsidR="000036DD" w:rsidRPr="0079121A" w:rsidRDefault="000036DD" w:rsidP="00ED2B0F">
      <w:pPr>
        <w:jc w:val="both"/>
        <w:rPr>
          <w:rFonts w:ascii="Times New Roman" w:hAnsi="Times New Roman" w:cs="Times New Roman"/>
          <w:sz w:val="24"/>
          <w:szCs w:val="24"/>
          <w:rPrChange w:id="1039" w:author="Vanessa Delgado Saltos" w:date="2026-06-04T05:19:00Z" w16du:dateUtc="2026-06-04T10:19:00Z">
            <w:rPr/>
          </w:rPrChange>
        </w:rPr>
        <w:pPrChange w:id="1040" w:author="Vanessa Delgado Saltos" w:date="2026-06-04T05:28:00Z" w16du:dateUtc="2026-06-04T10:28:00Z">
          <w:pPr/>
        </w:pPrChange>
      </w:pPr>
      <w:r w:rsidRPr="0079121A">
        <w:rPr>
          <w:rFonts w:ascii="Times New Roman" w:hAnsi="Times New Roman" w:cs="Times New Roman"/>
          <w:sz w:val="24"/>
          <w:szCs w:val="24"/>
          <w:rPrChange w:id="1041" w:author="Vanessa Delgado Saltos" w:date="2026-06-04T05:19:00Z" w16du:dateUtc="2026-06-04T10:19:00Z">
            <w:rPr/>
          </w:rPrChange>
        </w:rPr>
        <w:t>El sistema deberá permitir actualizar la información de una orden mientras no haya sido entregada.</w:t>
      </w:r>
    </w:p>
    <w:p w14:paraId="01959F6D" w14:textId="77777777" w:rsidR="000036DD" w:rsidRPr="0079121A" w:rsidRDefault="000036DD" w:rsidP="00ED2B0F">
      <w:pPr>
        <w:jc w:val="both"/>
        <w:rPr>
          <w:rFonts w:ascii="Times New Roman" w:hAnsi="Times New Roman" w:cs="Times New Roman"/>
          <w:b/>
          <w:bCs/>
          <w:sz w:val="24"/>
          <w:szCs w:val="24"/>
          <w:rPrChange w:id="1042" w:author="Vanessa Delgado Saltos" w:date="2026-06-04T05:19:00Z" w16du:dateUtc="2026-06-04T10:19:00Z">
            <w:rPr>
              <w:b/>
              <w:bCs/>
            </w:rPr>
          </w:rPrChange>
        </w:rPr>
        <w:pPrChange w:id="1043" w:author="Vanessa Delgado Saltos" w:date="2026-06-04T05:28:00Z" w16du:dateUtc="2026-06-04T10:28:00Z">
          <w:pPr/>
        </w:pPrChange>
      </w:pPr>
      <w:r w:rsidRPr="0079121A">
        <w:rPr>
          <w:rFonts w:ascii="Times New Roman" w:hAnsi="Times New Roman" w:cs="Times New Roman"/>
          <w:b/>
          <w:bCs/>
          <w:sz w:val="24"/>
          <w:szCs w:val="24"/>
          <w:rPrChange w:id="1044" w:author="Vanessa Delgado Saltos" w:date="2026-06-04T05:19:00Z" w16du:dateUtc="2026-06-04T10:19:00Z">
            <w:rPr>
              <w:b/>
              <w:bCs/>
            </w:rPr>
          </w:rPrChange>
        </w:rPr>
        <w:t>RF-013: Cancelación de Órdenes</w:t>
      </w:r>
    </w:p>
    <w:p w14:paraId="6411CB3F" w14:textId="77777777" w:rsidR="000036DD" w:rsidRPr="0079121A" w:rsidRDefault="000036DD" w:rsidP="00ED2B0F">
      <w:pPr>
        <w:jc w:val="both"/>
        <w:rPr>
          <w:rFonts w:ascii="Times New Roman" w:hAnsi="Times New Roman" w:cs="Times New Roman"/>
          <w:sz w:val="24"/>
          <w:szCs w:val="24"/>
          <w:rPrChange w:id="1045" w:author="Vanessa Delgado Saltos" w:date="2026-06-04T05:19:00Z" w16du:dateUtc="2026-06-04T10:19:00Z">
            <w:rPr/>
          </w:rPrChange>
        </w:rPr>
        <w:pPrChange w:id="1046" w:author="Vanessa Delgado Saltos" w:date="2026-06-04T05:28:00Z" w16du:dateUtc="2026-06-04T10:28:00Z">
          <w:pPr/>
        </w:pPrChange>
      </w:pPr>
      <w:r w:rsidRPr="0079121A">
        <w:rPr>
          <w:rFonts w:ascii="Times New Roman" w:hAnsi="Times New Roman" w:cs="Times New Roman"/>
          <w:sz w:val="24"/>
          <w:szCs w:val="24"/>
          <w:rPrChange w:id="1047" w:author="Vanessa Delgado Saltos" w:date="2026-06-04T05:19:00Z" w16du:dateUtc="2026-06-04T10:19:00Z">
            <w:rPr/>
          </w:rPrChange>
        </w:rPr>
        <w:t>El sistema deberá permitir cancelar órdenes cuando sea necesario.</w:t>
      </w:r>
    </w:p>
    <w:p w14:paraId="19AF2800" w14:textId="77777777" w:rsidR="000036DD" w:rsidRPr="0079121A" w:rsidRDefault="000036DD" w:rsidP="00ED2B0F">
      <w:pPr>
        <w:jc w:val="both"/>
        <w:rPr>
          <w:rFonts w:ascii="Times New Roman" w:hAnsi="Times New Roman" w:cs="Times New Roman"/>
          <w:b/>
          <w:bCs/>
          <w:sz w:val="24"/>
          <w:szCs w:val="24"/>
          <w:rPrChange w:id="1048" w:author="Vanessa Delgado Saltos" w:date="2026-06-04T05:19:00Z" w16du:dateUtc="2026-06-04T10:19:00Z">
            <w:rPr>
              <w:b/>
              <w:bCs/>
            </w:rPr>
          </w:rPrChange>
        </w:rPr>
        <w:pPrChange w:id="1049" w:author="Vanessa Delgado Saltos" w:date="2026-06-04T05:28:00Z" w16du:dateUtc="2026-06-04T10:28:00Z">
          <w:pPr/>
        </w:pPrChange>
      </w:pPr>
      <w:r w:rsidRPr="0079121A">
        <w:rPr>
          <w:rFonts w:ascii="Times New Roman" w:hAnsi="Times New Roman" w:cs="Times New Roman"/>
          <w:b/>
          <w:bCs/>
          <w:sz w:val="24"/>
          <w:szCs w:val="24"/>
          <w:rPrChange w:id="1050" w:author="Vanessa Delgado Saltos" w:date="2026-06-04T05:19:00Z" w16du:dateUtc="2026-06-04T10:19:00Z">
            <w:rPr>
              <w:b/>
              <w:bCs/>
            </w:rPr>
          </w:rPrChange>
        </w:rPr>
        <w:t>RF-014: Generación de Ticket</w:t>
      </w:r>
    </w:p>
    <w:p w14:paraId="6F9E4D75" w14:textId="77777777" w:rsidR="000036DD" w:rsidRPr="0079121A" w:rsidRDefault="000036DD" w:rsidP="00ED2B0F">
      <w:pPr>
        <w:jc w:val="both"/>
        <w:rPr>
          <w:rFonts w:ascii="Times New Roman" w:hAnsi="Times New Roman" w:cs="Times New Roman"/>
          <w:sz w:val="24"/>
          <w:szCs w:val="24"/>
          <w:rPrChange w:id="1051" w:author="Vanessa Delgado Saltos" w:date="2026-06-04T05:19:00Z" w16du:dateUtc="2026-06-04T10:19:00Z">
            <w:rPr/>
          </w:rPrChange>
        </w:rPr>
        <w:pPrChange w:id="1052" w:author="Vanessa Delgado Saltos" w:date="2026-06-04T05:28:00Z" w16du:dateUtc="2026-06-04T10:28:00Z">
          <w:pPr/>
        </w:pPrChange>
      </w:pPr>
      <w:r w:rsidRPr="0079121A">
        <w:rPr>
          <w:rFonts w:ascii="Times New Roman" w:hAnsi="Times New Roman" w:cs="Times New Roman"/>
          <w:sz w:val="24"/>
          <w:szCs w:val="24"/>
          <w:rPrChange w:id="1053" w:author="Vanessa Delgado Saltos" w:date="2026-06-04T05:19:00Z" w16du:dateUtc="2026-06-04T10:19:00Z">
            <w:rPr/>
          </w:rPrChange>
        </w:rPr>
        <w:t>El sistema deberá generar un comprobante de recepción para el cliente.</w:t>
      </w:r>
    </w:p>
    <w:p w14:paraId="270E69F5" w14:textId="7A201ACA" w:rsidR="000036DD" w:rsidRPr="0079121A" w:rsidRDefault="00075822" w:rsidP="00ED2B0F">
      <w:pPr>
        <w:jc w:val="both"/>
        <w:rPr>
          <w:rFonts w:ascii="Times New Roman" w:hAnsi="Times New Roman" w:cs="Times New Roman"/>
          <w:sz w:val="24"/>
          <w:szCs w:val="24"/>
          <w:rPrChange w:id="1054" w:author="Vanessa Delgado Saltos" w:date="2026-06-04T05:19:00Z" w16du:dateUtc="2026-06-04T10:19:00Z">
            <w:rPr/>
          </w:rPrChange>
        </w:rPr>
        <w:pPrChange w:id="1055" w:author="Vanessa Delgado Saltos" w:date="2026-06-04T05:28:00Z" w16du:dateUtc="2026-06-04T10:28:00Z">
          <w:pPr/>
        </w:pPrChange>
      </w:pPr>
      <w:del w:id="1056" w:author="Vanessa Delgado Saltos" w:date="2026-06-04T05:29:00Z" w16du:dateUtc="2026-06-04T10:29:00Z">
        <w:r w:rsidRPr="0079121A" w:rsidDel="00ED2B0F">
          <w:rPr>
            <w:rFonts w:ascii="Times New Roman" w:hAnsi="Times New Roman" w:cs="Times New Roman"/>
            <w:sz w:val="24"/>
            <w:szCs w:val="24"/>
            <w:rPrChange w:id="1057" w:author="Vanessa Delgado Saltos" w:date="2026-06-04T05:19:00Z" w16du:dateUtc="2026-06-04T10:19:00Z">
              <w:rPr/>
            </w:rPrChange>
          </w:rPr>
          <w:pict w14:anchorId="6FB7796C">
            <v:rect id="_x0000_i1026" style="width:0;height:1.5pt" o:hralign="center" o:hrstd="t" o:hr="t" fillcolor="#a0a0a0" stroked="f"/>
          </w:pict>
        </w:r>
      </w:del>
    </w:p>
    <w:p w14:paraId="6F039792" w14:textId="619E1A90" w:rsidR="000036DD" w:rsidRPr="00ED2B0F" w:rsidRDefault="00ED2B0F" w:rsidP="00ED2B0F">
      <w:pPr>
        <w:pStyle w:val="Ttulo1"/>
        <w:pPrChange w:id="1058" w:author="Vanessa Delgado Saltos" w:date="2026-06-04T05:29:00Z" w16du:dateUtc="2026-06-04T10:29:00Z">
          <w:pPr/>
        </w:pPrChange>
      </w:pPr>
      <w:bookmarkStart w:id="1059" w:name="_Toc231443939"/>
      <w:ins w:id="1060" w:author="Vanessa Delgado Saltos" w:date="2026-06-04T05:29:00Z" w16du:dateUtc="2026-06-04T10:29:00Z">
        <w:r>
          <w:t>3</w:t>
        </w:r>
      </w:ins>
      <w:del w:id="1061" w:author="Vanessa Delgado Saltos" w:date="2026-06-04T05:29:00Z" w16du:dateUtc="2026-06-04T10:29:00Z">
        <w:r w:rsidR="000036DD" w:rsidRPr="00ED2B0F" w:rsidDel="00ED2B0F">
          <w:delText>4</w:delText>
        </w:r>
      </w:del>
      <w:r w:rsidR="000036DD" w:rsidRPr="00ED2B0F">
        <w:t>.3 Control del Proceso de Lavado</w:t>
      </w:r>
      <w:bookmarkEnd w:id="1059"/>
    </w:p>
    <w:p w14:paraId="77DAA563" w14:textId="77777777" w:rsidR="000036DD" w:rsidRPr="0079121A" w:rsidRDefault="000036DD" w:rsidP="00ED2B0F">
      <w:pPr>
        <w:jc w:val="both"/>
        <w:rPr>
          <w:rFonts w:ascii="Times New Roman" w:hAnsi="Times New Roman" w:cs="Times New Roman"/>
          <w:b/>
          <w:bCs/>
          <w:sz w:val="24"/>
          <w:szCs w:val="24"/>
          <w:rPrChange w:id="1062" w:author="Vanessa Delgado Saltos" w:date="2026-06-04T05:19:00Z" w16du:dateUtc="2026-06-04T10:19:00Z">
            <w:rPr>
              <w:b/>
              <w:bCs/>
            </w:rPr>
          </w:rPrChange>
        </w:rPr>
        <w:pPrChange w:id="1063" w:author="Vanessa Delgado Saltos" w:date="2026-06-04T05:28:00Z" w16du:dateUtc="2026-06-04T10:28:00Z">
          <w:pPr/>
        </w:pPrChange>
      </w:pPr>
      <w:r w:rsidRPr="0079121A">
        <w:rPr>
          <w:rFonts w:ascii="Times New Roman" w:hAnsi="Times New Roman" w:cs="Times New Roman"/>
          <w:b/>
          <w:bCs/>
          <w:sz w:val="24"/>
          <w:szCs w:val="24"/>
          <w:rPrChange w:id="1064" w:author="Vanessa Delgado Saltos" w:date="2026-06-04T05:19:00Z" w16du:dateUtc="2026-06-04T10:19:00Z">
            <w:rPr>
              <w:b/>
              <w:bCs/>
            </w:rPr>
          </w:rPrChange>
        </w:rPr>
        <w:t>RF-015: Cambio de Estado de la Orden</w:t>
      </w:r>
    </w:p>
    <w:p w14:paraId="1A07AFCB" w14:textId="77777777" w:rsidR="000036DD" w:rsidRPr="0079121A" w:rsidRDefault="000036DD" w:rsidP="00ED2B0F">
      <w:pPr>
        <w:jc w:val="both"/>
        <w:rPr>
          <w:rFonts w:ascii="Times New Roman" w:hAnsi="Times New Roman" w:cs="Times New Roman"/>
          <w:sz w:val="24"/>
          <w:szCs w:val="24"/>
          <w:rPrChange w:id="1065" w:author="Vanessa Delgado Saltos" w:date="2026-06-04T05:19:00Z" w16du:dateUtc="2026-06-04T10:19:00Z">
            <w:rPr/>
          </w:rPrChange>
        </w:rPr>
        <w:pPrChange w:id="1066" w:author="Vanessa Delgado Saltos" w:date="2026-06-04T05:28:00Z" w16du:dateUtc="2026-06-04T10:28:00Z">
          <w:pPr/>
        </w:pPrChange>
      </w:pPr>
      <w:r w:rsidRPr="0079121A">
        <w:rPr>
          <w:rFonts w:ascii="Times New Roman" w:hAnsi="Times New Roman" w:cs="Times New Roman"/>
          <w:sz w:val="24"/>
          <w:szCs w:val="24"/>
          <w:rPrChange w:id="1067" w:author="Vanessa Delgado Saltos" w:date="2026-06-04T05:19:00Z" w16du:dateUtc="2026-06-04T10:19:00Z">
            <w:rPr/>
          </w:rPrChange>
        </w:rPr>
        <w:t>El sistema deberá permitir actualizar el estado de una orden durante el proceso de servicio.</w:t>
      </w:r>
    </w:p>
    <w:p w14:paraId="33EFB6B8" w14:textId="77777777" w:rsidR="000036DD" w:rsidRPr="0079121A" w:rsidRDefault="000036DD" w:rsidP="00ED2B0F">
      <w:pPr>
        <w:jc w:val="both"/>
        <w:rPr>
          <w:rFonts w:ascii="Times New Roman" w:hAnsi="Times New Roman" w:cs="Times New Roman"/>
          <w:b/>
          <w:bCs/>
          <w:sz w:val="24"/>
          <w:szCs w:val="24"/>
          <w:rPrChange w:id="1068" w:author="Vanessa Delgado Saltos" w:date="2026-06-04T05:19:00Z" w16du:dateUtc="2026-06-04T10:19:00Z">
            <w:rPr>
              <w:b/>
              <w:bCs/>
            </w:rPr>
          </w:rPrChange>
        </w:rPr>
        <w:pPrChange w:id="1069" w:author="Vanessa Delgado Saltos" w:date="2026-06-04T05:28:00Z" w16du:dateUtc="2026-06-04T10:28:00Z">
          <w:pPr/>
        </w:pPrChange>
      </w:pPr>
      <w:r w:rsidRPr="0079121A">
        <w:rPr>
          <w:rFonts w:ascii="Times New Roman" w:hAnsi="Times New Roman" w:cs="Times New Roman"/>
          <w:b/>
          <w:bCs/>
          <w:sz w:val="24"/>
          <w:szCs w:val="24"/>
          <w:rPrChange w:id="1070" w:author="Vanessa Delgado Saltos" w:date="2026-06-04T05:19:00Z" w16du:dateUtc="2026-06-04T10:19:00Z">
            <w:rPr>
              <w:b/>
              <w:bCs/>
            </w:rPr>
          </w:rPrChange>
        </w:rPr>
        <w:t>RF-016: Estados del Servicio</w:t>
      </w:r>
    </w:p>
    <w:p w14:paraId="0E417E9F" w14:textId="77777777" w:rsidR="000036DD" w:rsidRPr="0079121A" w:rsidRDefault="000036DD" w:rsidP="00ED2B0F">
      <w:pPr>
        <w:jc w:val="both"/>
        <w:rPr>
          <w:rFonts w:ascii="Times New Roman" w:hAnsi="Times New Roman" w:cs="Times New Roman"/>
          <w:sz w:val="24"/>
          <w:szCs w:val="24"/>
          <w:rPrChange w:id="1071" w:author="Vanessa Delgado Saltos" w:date="2026-06-04T05:19:00Z" w16du:dateUtc="2026-06-04T10:19:00Z">
            <w:rPr/>
          </w:rPrChange>
        </w:rPr>
        <w:pPrChange w:id="1072" w:author="Vanessa Delgado Saltos" w:date="2026-06-04T05:28:00Z" w16du:dateUtc="2026-06-04T10:28:00Z">
          <w:pPr/>
        </w:pPrChange>
      </w:pPr>
      <w:r w:rsidRPr="0079121A">
        <w:rPr>
          <w:rFonts w:ascii="Times New Roman" w:hAnsi="Times New Roman" w:cs="Times New Roman"/>
          <w:sz w:val="24"/>
          <w:szCs w:val="24"/>
          <w:rPrChange w:id="1073" w:author="Vanessa Delgado Saltos" w:date="2026-06-04T05:19:00Z" w16du:dateUtc="2026-06-04T10:19:00Z">
            <w:rPr/>
          </w:rPrChange>
        </w:rPr>
        <w:t>El sistema deberá manejar estados como:</w:t>
      </w:r>
    </w:p>
    <w:p w14:paraId="01A36212" w14:textId="77777777" w:rsidR="000036DD" w:rsidRPr="0079121A" w:rsidRDefault="000036DD" w:rsidP="00ED2B0F">
      <w:pPr>
        <w:numPr>
          <w:ilvl w:val="0"/>
          <w:numId w:val="22"/>
        </w:numPr>
        <w:jc w:val="both"/>
        <w:rPr>
          <w:rFonts w:ascii="Times New Roman" w:hAnsi="Times New Roman" w:cs="Times New Roman"/>
          <w:sz w:val="24"/>
          <w:szCs w:val="24"/>
          <w:rPrChange w:id="1074" w:author="Vanessa Delgado Saltos" w:date="2026-06-04T05:19:00Z" w16du:dateUtc="2026-06-04T10:19:00Z">
            <w:rPr/>
          </w:rPrChange>
        </w:rPr>
        <w:pPrChange w:id="1075"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76" w:author="Vanessa Delgado Saltos" w:date="2026-06-04T05:19:00Z" w16du:dateUtc="2026-06-04T10:19:00Z">
            <w:rPr/>
          </w:rPrChange>
        </w:rPr>
        <w:t>Recibida</w:t>
      </w:r>
    </w:p>
    <w:p w14:paraId="73F60AE0" w14:textId="77777777" w:rsidR="000036DD" w:rsidRPr="0079121A" w:rsidRDefault="000036DD" w:rsidP="00ED2B0F">
      <w:pPr>
        <w:numPr>
          <w:ilvl w:val="0"/>
          <w:numId w:val="22"/>
        </w:numPr>
        <w:jc w:val="both"/>
        <w:rPr>
          <w:rFonts w:ascii="Times New Roman" w:hAnsi="Times New Roman" w:cs="Times New Roman"/>
          <w:sz w:val="24"/>
          <w:szCs w:val="24"/>
          <w:rPrChange w:id="1077" w:author="Vanessa Delgado Saltos" w:date="2026-06-04T05:19:00Z" w16du:dateUtc="2026-06-04T10:19:00Z">
            <w:rPr/>
          </w:rPrChange>
        </w:rPr>
        <w:pPrChange w:id="1078"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79" w:author="Vanessa Delgado Saltos" w:date="2026-06-04T05:19:00Z" w16du:dateUtc="2026-06-04T10:19:00Z">
            <w:rPr/>
          </w:rPrChange>
        </w:rPr>
        <w:t>Clasificada</w:t>
      </w:r>
    </w:p>
    <w:p w14:paraId="410C3860" w14:textId="77777777" w:rsidR="000036DD" w:rsidRPr="0079121A" w:rsidRDefault="000036DD" w:rsidP="00ED2B0F">
      <w:pPr>
        <w:numPr>
          <w:ilvl w:val="0"/>
          <w:numId w:val="22"/>
        </w:numPr>
        <w:jc w:val="both"/>
        <w:rPr>
          <w:rFonts w:ascii="Times New Roman" w:hAnsi="Times New Roman" w:cs="Times New Roman"/>
          <w:sz w:val="24"/>
          <w:szCs w:val="24"/>
          <w:rPrChange w:id="1080" w:author="Vanessa Delgado Saltos" w:date="2026-06-04T05:19:00Z" w16du:dateUtc="2026-06-04T10:19:00Z">
            <w:rPr/>
          </w:rPrChange>
        </w:rPr>
        <w:pPrChange w:id="1081"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82" w:author="Vanessa Delgado Saltos" w:date="2026-06-04T05:19:00Z" w16du:dateUtc="2026-06-04T10:19:00Z">
            <w:rPr/>
          </w:rPrChange>
        </w:rPr>
        <w:t>En lavado</w:t>
      </w:r>
    </w:p>
    <w:p w14:paraId="0CDB89C7" w14:textId="77777777" w:rsidR="000036DD" w:rsidRPr="0079121A" w:rsidRDefault="000036DD" w:rsidP="00ED2B0F">
      <w:pPr>
        <w:numPr>
          <w:ilvl w:val="0"/>
          <w:numId w:val="22"/>
        </w:numPr>
        <w:jc w:val="both"/>
        <w:rPr>
          <w:rFonts w:ascii="Times New Roman" w:hAnsi="Times New Roman" w:cs="Times New Roman"/>
          <w:sz w:val="24"/>
          <w:szCs w:val="24"/>
          <w:rPrChange w:id="1083" w:author="Vanessa Delgado Saltos" w:date="2026-06-04T05:19:00Z" w16du:dateUtc="2026-06-04T10:19:00Z">
            <w:rPr/>
          </w:rPrChange>
        </w:rPr>
        <w:pPrChange w:id="1084"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85" w:author="Vanessa Delgado Saltos" w:date="2026-06-04T05:19:00Z" w16du:dateUtc="2026-06-04T10:19:00Z">
            <w:rPr/>
          </w:rPrChange>
        </w:rPr>
        <w:t>En secado</w:t>
      </w:r>
    </w:p>
    <w:p w14:paraId="5D415508" w14:textId="77777777" w:rsidR="000036DD" w:rsidRPr="0079121A" w:rsidRDefault="000036DD" w:rsidP="00ED2B0F">
      <w:pPr>
        <w:numPr>
          <w:ilvl w:val="0"/>
          <w:numId w:val="22"/>
        </w:numPr>
        <w:jc w:val="both"/>
        <w:rPr>
          <w:rFonts w:ascii="Times New Roman" w:hAnsi="Times New Roman" w:cs="Times New Roman"/>
          <w:sz w:val="24"/>
          <w:szCs w:val="24"/>
          <w:rPrChange w:id="1086" w:author="Vanessa Delgado Saltos" w:date="2026-06-04T05:19:00Z" w16du:dateUtc="2026-06-04T10:19:00Z">
            <w:rPr/>
          </w:rPrChange>
        </w:rPr>
        <w:pPrChange w:id="1087"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88" w:author="Vanessa Delgado Saltos" w:date="2026-06-04T05:19:00Z" w16du:dateUtc="2026-06-04T10:19:00Z">
            <w:rPr/>
          </w:rPrChange>
        </w:rPr>
        <w:t>En planchado</w:t>
      </w:r>
    </w:p>
    <w:p w14:paraId="2E680786" w14:textId="77777777" w:rsidR="000036DD" w:rsidRPr="0079121A" w:rsidRDefault="000036DD" w:rsidP="00ED2B0F">
      <w:pPr>
        <w:numPr>
          <w:ilvl w:val="0"/>
          <w:numId w:val="22"/>
        </w:numPr>
        <w:jc w:val="both"/>
        <w:rPr>
          <w:rFonts w:ascii="Times New Roman" w:hAnsi="Times New Roman" w:cs="Times New Roman"/>
          <w:sz w:val="24"/>
          <w:szCs w:val="24"/>
          <w:rPrChange w:id="1089" w:author="Vanessa Delgado Saltos" w:date="2026-06-04T05:19:00Z" w16du:dateUtc="2026-06-04T10:19:00Z">
            <w:rPr/>
          </w:rPrChange>
        </w:rPr>
        <w:pPrChange w:id="1090"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91" w:author="Vanessa Delgado Saltos" w:date="2026-06-04T05:19:00Z" w16du:dateUtc="2026-06-04T10:19:00Z">
            <w:rPr/>
          </w:rPrChange>
        </w:rPr>
        <w:t>Empaquetada</w:t>
      </w:r>
    </w:p>
    <w:p w14:paraId="67F55D91" w14:textId="77777777" w:rsidR="000036DD" w:rsidRPr="0079121A" w:rsidRDefault="000036DD" w:rsidP="00ED2B0F">
      <w:pPr>
        <w:numPr>
          <w:ilvl w:val="0"/>
          <w:numId w:val="22"/>
        </w:numPr>
        <w:jc w:val="both"/>
        <w:rPr>
          <w:rFonts w:ascii="Times New Roman" w:hAnsi="Times New Roman" w:cs="Times New Roman"/>
          <w:sz w:val="24"/>
          <w:szCs w:val="24"/>
          <w:rPrChange w:id="1092" w:author="Vanessa Delgado Saltos" w:date="2026-06-04T05:19:00Z" w16du:dateUtc="2026-06-04T10:19:00Z">
            <w:rPr/>
          </w:rPrChange>
        </w:rPr>
        <w:pPrChange w:id="1093"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94" w:author="Vanessa Delgado Saltos" w:date="2026-06-04T05:19:00Z" w16du:dateUtc="2026-06-04T10:19:00Z">
            <w:rPr/>
          </w:rPrChange>
        </w:rPr>
        <w:t>Lista para entrega</w:t>
      </w:r>
    </w:p>
    <w:p w14:paraId="4B13853A" w14:textId="77777777" w:rsidR="000036DD" w:rsidRPr="0079121A" w:rsidRDefault="000036DD" w:rsidP="00ED2B0F">
      <w:pPr>
        <w:numPr>
          <w:ilvl w:val="0"/>
          <w:numId w:val="22"/>
        </w:numPr>
        <w:jc w:val="both"/>
        <w:rPr>
          <w:rFonts w:ascii="Times New Roman" w:hAnsi="Times New Roman" w:cs="Times New Roman"/>
          <w:sz w:val="24"/>
          <w:szCs w:val="24"/>
          <w:rPrChange w:id="1095" w:author="Vanessa Delgado Saltos" w:date="2026-06-04T05:19:00Z" w16du:dateUtc="2026-06-04T10:19:00Z">
            <w:rPr/>
          </w:rPrChange>
        </w:rPr>
        <w:pPrChange w:id="1096" w:author="Vanessa Delgado Saltos" w:date="2026-06-04T05:28:00Z" w16du:dateUtc="2026-06-04T10:28:00Z">
          <w:pPr>
            <w:numPr>
              <w:numId w:val="22"/>
            </w:numPr>
            <w:tabs>
              <w:tab w:val="num" w:pos="720"/>
            </w:tabs>
            <w:ind w:left="720" w:hanging="360"/>
          </w:pPr>
        </w:pPrChange>
      </w:pPr>
      <w:r w:rsidRPr="0079121A">
        <w:rPr>
          <w:rFonts w:ascii="Times New Roman" w:hAnsi="Times New Roman" w:cs="Times New Roman"/>
          <w:sz w:val="24"/>
          <w:szCs w:val="24"/>
          <w:rPrChange w:id="1097" w:author="Vanessa Delgado Saltos" w:date="2026-06-04T05:19:00Z" w16du:dateUtc="2026-06-04T10:19:00Z">
            <w:rPr/>
          </w:rPrChange>
        </w:rPr>
        <w:t>Entregada</w:t>
      </w:r>
    </w:p>
    <w:p w14:paraId="46EADE15" w14:textId="77777777" w:rsidR="000036DD" w:rsidRPr="0079121A" w:rsidRDefault="000036DD" w:rsidP="00ED2B0F">
      <w:pPr>
        <w:jc w:val="both"/>
        <w:rPr>
          <w:rFonts w:ascii="Times New Roman" w:hAnsi="Times New Roman" w:cs="Times New Roman"/>
          <w:b/>
          <w:bCs/>
          <w:sz w:val="24"/>
          <w:szCs w:val="24"/>
          <w:rPrChange w:id="1098" w:author="Vanessa Delgado Saltos" w:date="2026-06-04T05:19:00Z" w16du:dateUtc="2026-06-04T10:19:00Z">
            <w:rPr>
              <w:b/>
              <w:bCs/>
            </w:rPr>
          </w:rPrChange>
        </w:rPr>
        <w:pPrChange w:id="1099" w:author="Vanessa Delgado Saltos" w:date="2026-06-04T05:28:00Z" w16du:dateUtc="2026-06-04T10:28:00Z">
          <w:pPr/>
        </w:pPrChange>
      </w:pPr>
      <w:r w:rsidRPr="0079121A">
        <w:rPr>
          <w:rFonts w:ascii="Times New Roman" w:hAnsi="Times New Roman" w:cs="Times New Roman"/>
          <w:b/>
          <w:bCs/>
          <w:sz w:val="24"/>
          <w:szCs w:val="24"/>
          <w:rPrChange w:id="1100" w:author="Vanessa Delgado Saltos" w:date="2026-06-04T05:19:00Z" w16du:dateUtc="2026-06-04T10:19:00Z">
            <w:rPr>
              <w:b/>
              <w:bCs/>
            </w:rPr>
          </w:rPrChange>
        </w:rPr>
        <w:t>RF-017: Seguimiento de Órdenes</w:t>
      </w:r>
    </w:p>
    <w:p w14:paraId="3B56A791" w14:textId="77777777" w:rsidR="000036DD" w:rsidRPr="0079121A" w:rsidRDefault="000036DD" w:rsidP="00ED2B0F">
      <w:pPr>
        <w:jc w:val="both"/>
        <w:rPr>
          <w:rFonts w:ascii="Times New Roman" w:hAnsi="Times New Roman" w:cs="Times New Roman"/>
          <w:sz w:val="24"/>
          <w:szCs w:val="24"/>
          <w:rPrChange w:id="1101" w:author="Vanessa Delgado Saltos" w:date="2026-06-04T05:19:00Z" w16du:dateUtc="2026-06-04T10:19:00Z">
            <w:rPr/>
          </w:rPrChange>
        </w:rPr>
        <w:pPrChange w:id="1102" w:author="Vanessa Delgado Saltos" w:date="2026-06-04T05:28:00Z" w16du:dateUtc="2026-06-04T10:28:00Z">
          <w:pPr/>
        </w:pPrChange>
      </w:pPr>
      <w:r w:rsidRPr="0079121A">
        <w:rPr>
          <w:rFonts w:ascii="Times New Roman" w:hAnsi="Times New Roman" w:cs="Times New Roman"/>
          <w:sz w:val="24"/>
          <w:szCs w:val="24"/>
          <w:rPrChange w:id="1103" w:author="Vanessa Delgado Saltos" w:date="2026-06-04T05:19:00Z" w16du:dateUtc="2026-06-04T10:19:00Z">
            <w:rPr/>
          </w:rPrChange>
        </w:rPr>
        <w:t>El sistema deberá permitir conocer en tiempo real el estado actual de cada pedido.</w:t>
      </w:r>
    </w:p>
    <w:p w14:paraId="06673AA6" w14:textId="77777777" w:rsidR="000036DD" w:rsidRPr="0079121A" w:rsidRDefault="000036DD" w:rsidP="00ED2B0F">
      <w:pPr>
        <w:jc w:val="both"/>
        <w:rPr>
          <w:rFonts w:ascii="Times New Roman" w:hAnsi="Times New Roman" w:cs="Times New Roman"/>
          <w:b/>
          <w:bCs/>
          <w:sz w:val="24"/>
          <w:szCs w:val="24"/>
          <w:rPrChange w:id="1104" w:author="Vanessa Delgado Saltos" w:date="2026-06-04T05:19:00Z" w16du:dateUtc="2026-06-04T10:19:00Z">
            <w:rPr>
              <w:b/>
              <w:bCs/>
            </w:rPr>
          </w:rPrChange>
        </w:rPr>
        <w:pPrChange w:id="1105" w:author="Vanessa Delgado Saltos" w:date="2026-06-04T05:28:00Z" w16du:dateUtc="2026-06-04T10:28:00Z">
          <w:pPr/>
        </w:pPrChange>
      </w:pPr>
      <w:r w:rsidRPr="0079121A">
        <w:rPr>
          <w:rFonts w:ascii="Times New Roman" w:hAnsi="Times New Roman" w:cs="Times New Roman"/>
          <w:b/>
          <w:bCs/>
          <w:sz w:val="24"/>
          <w:szCs w:val="24"/>
          <w:rPrChange w:id="1106" w:author="Vanessa Delgado Saltos" w:date="2026-06-04T05:19:00Z" w16du:dateUtc="2026-06-04T10:19:00Z">
            <w:rPr>
              <w:b/>
              <w:bCs/>
            </w:rPr>
          </w:rPrChange>
        </w:rPr>
        <w:lastRenderedPageBreak/>
        <w:t>RF-018: Consulta de Pedidos Pendientes</w:t>
      </w:r>
    </w:p>
    <w:p w14:paraId="4141A508" w14:textId="77777777" w:rsidR="000036DD" w:rsidRPr="0079121A" w:rsidRDefault="000036DD" w:rsidP="00ED2B0F">
      <w:pPr>
        <w:jc w:val="both"/>
        <w:rPr>
          <w:rFonts w:ascii="Times New Roman" w:hAnsi="Times New Roman" w:cs="Times New Roman"/>
          <w:sz w:val="24"/>
          <w:szCs w:val="24"/>
          <w:rPrChange w:id="1107" w:author="Vanessa Delgado Saltos" w:date="2026-06-04T05:19:00Z" w16du:dateUtc="2026-06-04T10:19:00Z">
            <w:rPr/>
          </w:rPrChange>
        </w:rPr>
        <w:pPrChange w:id="1108" w:author="Vanessa Delgado Saltos" w:date="2026-06-04T05:28:00Z" w16du:dateUtc="2026-06-04T10:28:00Z">
          <w:pPr/>
        </w:pPrChange>
      </w:pPr>
      <w:r w:rsidRPr="0079121A">
        <w:rPr>
          <w:rFonts w:ascii="Times New Roman" w:hAnsi="Times New Roman" w:cs="Times New Roman"/>
          <w:sz w:val="24"/>
          <w:szCs w:val="24"/>
          <w:rPrChange w:id="1109" w:author="Vanessa Delgado Saltos" w:date="2026-06-04T05:19:00Z" w16du:dateUtc="2026-06-04T10:19:00Z">
            <w:rPr/>
          </w:rPrChange>
        </w:rPr>
        <w:t>El sistema deberá mostrar las órdenes que aún no han sido entregadas.</w:t>
      </w:r>
    </w:p>
    <w:p w14:paraId="0E64FCA0" w14:textId="77777777" w:rsidR="000036DD" w:rsidRPr="0079121A" w:rsidRDefault="000036DD" w:rsidP="00ED2B0F">
      <w:pPr>
        <w:jc w:val="both"/>
        <w:rPr>
          <w:rFonts w:ascii="Times New Roman" w:hAnsi="Times New Roman" w:cs="Times New Roman"/>
          <w:b/>
          <w:bCs/>
          <w:sz w:val="24"/>
          <w:szCs w:val="24"/>
          <w:rPrChange w:id="1110" w:author="Vanessa Delgado Saltos" w:date="2026-06-04T05:19:00Z" w16du:dateUtc="2026-06-04T10:19:00Z">
            <w:rPr>
              <w:b/>
              <w:bCs/>
            </w:rPr>
          </w:rPrChange>
        </w:rPr>
        <w:pPrChange w:id="1111" w:author="Vanessa Delgado Saltos" w:date="2026-06-04T05:28:00Z" w16du:dateUtc="2026-06-04T10:28:00Z">
          <w:pPr/>
        </w:pPrChange>
      </w:pPr>
      <w:r w:rsidRPr="0079121A">
        <w:rPr>
          <w:rFonts w:ascii="Times New Roman" w:hAnsi="Times New Roman" w:cs="Times New Roman"/>
          <w:b/>
          <w:bCs/>
          <w:sz w:val="24"/>
          <w:szCs w:val="24"/>
          <w:rPrChange w:id="1112" w:author="Vanessa Delgado Saltos" w:date="2026-06-04T05:19:00Z" w16du:dateUtc="2026-06-04T10:19:00Z">
            <w:rPr>
              <w:b/>
              <w:bCs/>
            </w:rPr>
          </w:rPrChange>
        </w:rPr>
        <w:t>RF-019: Registro de Empaquetado</w:t>
      </w:r>
    </w:p>
    <w:p w14:paraId="533C3BFF" w14:textId="77777777" w:rsidR="000036DD" w:rsidRPr="0079121A" w:rsidRDefault="000036DD" w:rsidP="00ED2B0F">
      <w:pPr>
        <w:jc w:val="both"/>
        <w:rPr>
          <w:rFonts w:ascii="Times New Roman" w:hAnsi="Times New Roman" w:cs="Times New Roman"/>
          <w:sz w:val="24"/>
          <w:szCs w:val="24"/>
          <w:rPrChange w:id="1113" w:author="Vanessa Delgado Saltos" w:date="2026-06-04T05:19:00Z" w16du:dateUtc="2026-06-04T10:19:00Z">
            <w:rPr/>
          </w:rPrChange>
        </w:rPr>
        <w:pPrChange w:id="1114" w:author="Vanessa Delgado Saltos" w:date="2026-06-04T05:28:00Z" w16du:dateUtc="2026-06-04T10:28:00Z">
          <w:pPr/>
        </w:pPrChange>
      </w:pPr>
      <w:r w:rsidRPr="0079121A">
        <w:rPr>
          <w:rFonts w:ascii="Times New Roman" w:hAnsi="Times New Roman" w:cs="Times New Roman"/>
          <w:sz w:val="24"/>
          <w:szCs w:val="24"/>
          <w:rPrChange w:id="1115" w:author="Vanessa Delgado Saltos" w:date="2026-06-04T05:19:00Z" w16du:dateUtc="2026-06-04T10:19:00Z">
            <w:rPr/>
          </w:rPrChange>
        </w:rPr>
        <w:t>El sistema deberá permitir registrar que una orden ha sido empaquetada y preparada para su entrega.</w:t>
      </w:r>
    </w:p>
    <w:p w14:paraId="48D6967A" w14:textId="77777777" w:rsidR="000036DD" w:rsidRPr="0079121A" w:rsidRDefault="000036DD" w:rsidP="00ED2B0F">
      <w:pPr>
        <w:jc w:val="both"/>
        <w:rPr>
          <w:rFonts w:ascii="Times New Roman" w:hAnsi="Times New Roman" w:cs="Times New Roman"/>
          <w:b/>
          <w:bCs/>
          <w:sz w:val="24"/>
          <w:szCs w:val="24"/>
          <w:rPrChange w:id="1116" w:author="Vanessa Delgado Saltos" w:date="2026-06-04T05:19:00Z" w16du:dateUtc="2026-06-04T10:19:00Z">
            <w:rPr>
              <w:b/>
              <w:bCs/>
            </w:rPr>
          </w:rPrChange>
        </w:rPr>
        <w:pPrChange w:id="1117" w:author="Vanessa Delgado Saltos" w:date="2026-06-04T05:28:00Z" w16du:dateUtc="2026-06-04T10:28:00Z">
          <w:pPr/>
        </w:pPrChange>
      </w:pPr>
      <w:r w:rsidRPr="0079121A">
        <w:rPr>
          <w:rFonts w:ascii="Times New Roman" w:hAnsi="Times New Roman" w:cs="Times New Roman"/>
          <w:b/>
          <w:bCs/>
          <w:sz w:val="24"/>
          <w:szCs w:val="24"/>
          <w:rPrChange w:id="1118" w:author="Vanessa Delgado Saltos" w:date="2026-06-04T05:19:00Z" w16du:dateUtc="2026-06-04T10:19:00Z">
            <w:rPr>
              <w:b/>
              <w:bCs/>
            </w:rPr>
          </w:rPrChange>
        </w:rPr>
        <w:t>RF-020: Confirmación de Pedido Listo</w:t>
      </w:r>
    </w:p>
    <w:p w14:paraId="6B57B549" w14:textId="77777777" w:rsidR="000036DD" w:rsidRPr="0079121A" w:rsidRDefault="000036DD" w:rsidP="00ED2B0F">
      <w:pPr>
        <w:jc w:val="both"/>
        <w:rPr>
          <w:rFonts w:ascii="Times New Roman" w:hAnsi="Times New Roman" w:cs="Times New Roman"/>
          <w:sz w:val="24"/>
          <w:szCs w:val="24"/>
          <w:rPrChange w:id="1119" w:author="Vanessa Delgado Saltos" w:date="2026-06-04T05:19:00Z" w16du:dateUtc="2026-06-04T10:19:00Z">
            <w:rPr/>
          </w:rPrChange>
        </w:rPr>
        <w:pPrChange w:id="1120" w:author="Vanessa Delgado Saltos" w:date="2026-06-04T05:28:00Z" w16du:dateUtc="2026-06-04T10:28:00Z">
          <w:pPr/>
        </w:pPrChange>
      </w:pPr>
      <w:r w:rsidRPr="0079121A">
        <w:rPr>
          <w:rFonts w:ascii="Times New Roman" w:hAnsi="Times New Roman" w:cs="Times New Roman"/>
          <w:sz w:val="24"/>
          <w:szCs w:val="24"/>
          <w:rPrChange w:id="1121" w:author="Vanessa Delgado Saltos" w:date="2026-06-04T05:19:00Z" w16du:dateUtc="2026-06-04T10:19:00Z">
            <w:rPr/>
          </w:rPrChange>
        </w:rPr>
        <w:t>El sistema deberá permitir marcar una orden como lista para ser retirada por el cliente.</w:t>
      </w:r>
    </w:p>
    <w:p w14:paraId="1ED2B219" w14:textId="24969963" w:rsidR="000036DD" w:rsidRPr="0079121A" w:rsidRDefault="00075822" w:rsidP="00ED2B0F">
      <w:pPr>
        <w:jc w:val="both"/>
        <w:rPr>
          <w:rFonts w:ascii="Times New Roman" w:hAnsi="Times New Roman" w:cs="Times New Roman"/>
          <w:sz w:val="24"/>
          <w:szCs w:val="24"/>
          <w:rPrChange w:id="1122" w:author="Vanessa Delgado Saltos" w:date="2026-06-04T05:19:00Z" w16du:dateUtc="2026-06-04T10:19:00Z">
            <w:rPr/>
          </w:rPrChange>
        </w:rPr>
        <w:pPrChange w:id="1123" w:author="Vanessa Delgado Saltos" w:date="2026-06-04T05:28:00Z" w16du:dateUtc="2026-06-04T10:28:00Z">
          <w:pPr/>
        </w:pPrChange>
      </w:pPr>
      <w:del w:id="1124" w:author="Vanessa Delgado Saltos" w:date="2026-06-04T05:29:00Z" w16du:dateUtc="2026-06-04T10:29:00Z">
        <w:r w:rsidRPr="0079121A" w:rsidDel="00ED2B0F">
          <w:rPr>
            <w:rFonts w:ascii="Times New Roman" w:hAnsi="Times New Roman" w:cs="Times New Roman"/>
            <w:sz w:val="24"/>
            <w:szCs w:val="24"/>
            <w:rPrChange w:id="1125" w:author="Vanessa Delgado Saltos" w:date="2026-06-04T05:19:00Z" w16du:dateUtc="2026-06-04T10:19:00Z">
              <w:rPr/>
            </w:rPrChange>
          </w:rPr>
          <w:pict w14:anchorId="6CBA1825">
            <v:rect id="_x0000_i1027" style="width:0;height:1.5pt" o:hralign="center" o:hrstd="t" o:hr="t" fillcolor="#a0a0a0" stroked="f"/>
          </w:pict>
        </w:r>
      </w:del>
    </w:p>
    <w:p w14:paraId="1407373C" w14:textId="1241991B" w:rsidR="000036DD" w:rsidRPr="00ED2B0F" w:rsidRDefault="00ED2B0F" w:rsidP="00ED2B0F">
      <w:pPr>
        <w:pStyle w:val="Ttulo1"/>
        <w:pPrChange w:id="1126" w:author="Vanessa Delgado Saltos" w:date="2026-06-04T05:29:00Z" w16du:dateUtc="2026-06-04T10:29:00Z">
          <w:pPr/>
        </w:pPrChange>
      </w:pPr>
      <w:bookmarkStart w:id="1127" w:name="_Toc231443940"/>
      <w:ins w:id="1128" w:author="Vanessa Delgado Saltos" w:date="2026-06-04T05:29:00Z" w16du:dateUtc="2026-06-04T10:29:00Z">
        <w:r>
          <w:t>3</w:t>
        </w:r>
      </w:ins>
      <w:del w:id="1129" w:author="Vanessa Delgado Saltos" w:date="2026-06-04T05:29:00Z" w16du:dateUtc="2026-06-04T10:29:00Z">
        <w:r w:rsidR="000036DD" w:rsidRPr="00ED2B0F" w:rsidDel="00ED2B0F">
          <w:delText>4</w:delText>
        </w:r>
      </w:del>
      <w:r w:rsidR="000036DD" w:rsidRPr="00ED2B0F">
        <w:t>.4 Gestión de Servicios y Tarifas</w:t>
      </w:r>
      <w:bookmarkEnd w:id="1127"/>
    </w:p>
    <w:p w14:paraId="73DEBD94" w14:textId="77777777" w:rsidR="000036DD" w:rsidRPr="0079121A" w:rsidRDefault="000036DD" w:rsidP="00ED2B0F">
      <w:pPr>
        <w:jc w:val="both"/>
        <w:rPr>
          <w:rFonts w:ascii="Times New Roman" w:hAnsi="Times New Roman" w:cs="Times New Roman"/>
          <w:b/>
          <w:bCs/>
          <w:sz w:val="24"/>
          <w:szCs w:val="24"/>
          <w:rPrChange w:id="1130" w:author="Vanessa Delgado Saltos" w:date="2026-06-04T05:19:00Z" w16du:dateUtc="2026-06-04T10:19:00Z">
            <w:rPr>
              <w:b/>
              <w:bCs/>
            </w:rPr>
          </w:rPrChange>
        </w:rPr>
        <w:pPrChange w:id="1131" w:author="Vanessa Delgado Saltos" w:date="2026-06-04T05:28:00Z" w16du:dateUtc="2026-06-04T10:28:00Z">
          <w:pPr/>
        </w:pPrChange>
      </w:pPr>
      <w:r w:rsidRPr="0079121A">
        <w:rPr>
          <w:rFonts w:ascii="Times New Roman" w:hAnsi="Times New Roman" w:cs="Times New Roman"/>
          <w:b/>
          <w:bCs/>
          <w:sz w:val="24"/>
          <w:szCs w:val="24"/>
          <w:rPrChange w:id="1132" w:author="Vanessa Delgado Saltos" w:date="2026-06-04T05:19:00Z" w16du:dateUtc="2026-06-04T10:19:00Z">
            <w:rPr>
              <w:b/>
              <w:bCs/>
            </w:rPr>
          </w:rPrChange>
        </w:rPr>
        <w:t>RF-021: Registro de Servicios</w:t>
      </w:r>
    </w:p>
    <w:p w14:paraId="431BCD3A" w14:textId="77777777" w:rsidR="000036DD" w:rsidRPr="0079121A" w:rsidRDefault="000036DD" w:rsidP="00ED2B0F">
      <w:pPr>
        <w:jc w:val="both"/>
        <w:rPr>
          <w:rFonts w:ascii="Times New Roman" w:hAnsi="Times New Roman" w:cs="Times New Roman"/>
          <w:sz w:val="24"/>
          <w:szCs w:val="24"/>
          <w:rPrChange w:id="1133" w:author="Vanessa Delgado Saltos" w:date="2026-06-04T05:19:00Z" w16du:dateUtc="2026-06-04T10:19:00Z">
            <w:rPr/>
          </w:rPrChange>
        </w:rPr>
        <w:pPrChange w:id="1134" w:author="Vanessa Delgado Saltos" w:date="2026-06-04T05:28:00Z" w16du:dateUtc="2026-06-04T10:28:00Z">
          <w:pPr/>
        </w:pPrChange>
      </w:pPr>
      <w:r w:rsidRPr="0079121A">
        <w:rPr>
          <w:rFonts w:ascii="Times New Roman" w:hAnsi="Times New Roman" w:cs="Times New Roman"/>
          <w:sz w:val="24"/>
          <w:szCs w:val="24"/>
          <w:rPrChange w:id="1135" w:author="Vanessa Delgado Saltos" w:date="2026-06-04T05:19:00Z" w16du:dateUtc="2026-06-04T10:19:00Z">
            <w:rPr/>
          </w:rPrChange>
        </w:rPr>
        <w:t>El sistema deberá permitir administrar los diferentes servicios ofrecidos por la lavandería.</w:t>
      </w:r>
    </w:p>
    <w:p w14:paraId="1C9D0AA8" w14:textId="77777777" w:rsidR="000036DD" w:rsidRPr="0079121A" w:rsidRDefault="000036DD" w:rsidP="00ED2B0F">
      <w:pPr>
        <w:jc w:val="both"/>
        <w:rPr>
          <w:rFonts w:ascii="Times New Roman" w:hAnsi="Times New Roman" w:cs="Times New Roman"/>
          <w:b/>
          <w:bCs/>
          <w:sz w:val="24"/>
          <w:szCs w:val="24"/>
          <w:rPrChange w:id="1136" w:author="Vanessa Delgado Saltos" w:date="2026-06-04T05:19:00Z" w16du:dateUtc="2026-06-04T10:19:00Z">
            <w:rPr>
              <w:b/>
              <w:bCs/>
            </w:rPr>
          </w:rPrChange>
        </w:rPr>
        <w:pPrChange w:id="1137" w:author="Vanessa Delgado Saltos" w:date="2026-06-04T05:28:00Z" w16du:dateUtc="2026-06-04T10:28:00Z">
          <w:pPr/>
        </w:pPrChange>
      </w:pPr>
      <w:r w:rsidRPr="0079121A">
        <w:rPr>
          <w:rFonts w:ascii="Times New Roman" w:hAnsi="Times New Roman" w:cs="Times New Roman"/>
          <w:b/>
          <w:bCs/>
          <w:sz w:val="24"/>
          <w:szCs w:val="24"/>
          <w:rPrChange w:id="1138" w:author="Vanessa Delgado Saltos" w:date="2026-06-04T05:19:00Z" w16du:dateUtc="2026-06-04T10:19:00Z">
            <w:rPr>
              <w:b/>
              <w:bCs/>
            </w:rPr>
          </w:rPrChange>
        </w:rPr>
        <w:t>RF-022: Actualización de Tarifas</w:t>
      </w:r>
    </w:p>
    <w:p w14:paraId="4FAE87AD" w14:textId="77777777" w:rsidR="000036DD" w:rsidRPr="0079121A" w:rsidRDefault="000036DD" w:rsidP="00ED2B0F">
      <w:pPr>
        <w:jc w:val="both"/>
        <w:rPr>
          <w:rFonts w:ascii="Times New Roman" w:hAnsi="Times New Roman" w:cs="Times New Roman"/>
          <w:sz w:val="24"/>
          <w:szCs w:val="24"/>
          <w:rPrChange w:id="1139" w:author="Vanessa Delgado Saltos" w:date="2026-06-04T05:19:00Z" w16du:dateUtc="2026-06-04T10:19:00Z">
            <w:rPr/>
          </w:rPrChange>
        </w:rPr>
        <w:pPrChange w:id="1140" w:author="Vanessa Delgado Saltos" w:date="2026-06-04T05:28:00Z" w16du:dateUtc="2026-06-04T10:28:00Z">
          <w:pPr/>
        </w:pPrChange>
      </w:pPr>
      <w:r w:rsidRPr="0079121A">
        <w:rPr>
          <w:rFonts w:ascii="Times New Roman" w:hAnsi="Times New Roman" w:cs="Times New Roman"/>
          <w:sz w:val="24"/>
          <w:szCs w:val="24"/>
          <w:rPrChange w:id="1141" w:author="Vanessa Delgado Saltos" w:date="2026-06-04T05:19:00Z" w16du:dateUtc="2026-06-04T10:19:00Z">
            <w:rPr/>
          </w:rPrChange>
        </w:rPr>
        <w:t>El sistema deberá permitir modificar los precios de los servicios.</w:t>
      </w:r>
    </w:p>
    <w:p w14:paraId="7597DDF9" w14:textId="77777777" w:rsidR="000036DD" w:rsidRPr="0079121A" w:rsidRDefault="000036DD" w:rsidP="00ED2B0F">
      <w:pPr>
        <w:jc w:val="both"/>
        <w:rPr>
          <w:rFonts w:ascii="Times New Roman" w:hAnsi="Times New Roman" w:cs="Times New Roman"/>
          <w:b/>
          <w:bCs/>
          <w:sz w:val="24"/>
          <w:szCs w:val="24"/>
          <w:rPrChange w:id="1142" w:author="Vanessa Delgado Saltos" w:date="2026-06-04T05:19:00Z" w16du:dateUtc="2026-06-04T10:19:00Z">
            <w:rPr>
              <w:b/>
              <w:bCs/>
            </w:rPr>
          </w:rPrChange>
        </w:rPr>
        <w:pPrChange w:id="1143" w:author="Vanessa Delgado Saltos" w:date="2026-06-04T05:28:00Z" w16du:dateUtc="2026-06-04T10:28:00Z">
          <w:pPr/>
        </w:pPrChange>
      </w:pPr>
      <w:r w:rsidRPr="0079121A">
        <w:rPr>
          <w:rFonts w:ascii="Times New Roman" w:hAnsi="Times New Roman" w:cs="Times New Roman"/>
          <w:b/>
          <w:bCs/>
          <w:sz w:val="24"/>
          <w:szCs w:val="24"/>
          <w:rPrChange w:id="1144" w:author="Vanessa Delgado Saltos" w:date="2026-06-04T05:19:00Z" w16du:dateUtc="2026-06-04T10:19:00Z">
            <w:rPr>
              <w:b/>
              <w:bCs/>
            </w:rPr>
          </w:rPrChange>
        </w:rPr>
        <w:t>RF-023: Cálculo Automático de Costos</w:t>
      </w:r>
    </w:p>
    <w:p w14:paraId="5E2B8966" w14:textId="77777777" w:rsidR="000036DD" w:rsidRPr="0079121A" w:rsidRDefault="000036DD" w:rsidP="00ED2B0F">
      <w:pPr>
        <w:jc w:val="both"/>
        <w:rPr>
          <w:rFonts w:ascii="Times New Roman" w:hAnsi="Times New Roman" w:cs="Times New Roman"/>
          <w:sz w:val="24"/>
          <w:szCs w:val="24"/>
          <w:rPrChange w:id="1145" w:author="Vanessa Delgado Saltos" w:date="2026-06-04T05:19:00Z" w16du:dateUtc="2026-06-04T10:19:00Z">
            <w:rPr/>
          </w:rPrChange>
        </w:rPr>
        <w:pPrChange w:id="1146" w:author="Vanessa Delgado Saltos" w:date="2026-06-04T05:28:00Z" w16du:dateUtc="2026-06-04T10:28:00Z">
          <w:pPr/>
        </w:pPrChange>
      </w:pPr>
      <w:r w:rsidRPr="0079121A">
        <w:rPr>
          <w:rFonts w:ascii="Times New Roman" w:hAnsi="Times New Roman" w:cs="Times New Roman"/>
          <w:sz w:val="24"/>
          <w:szCs w:val="24"/>
          <w:rPrChange w:id="1147" w:author="Vanessa Delgado Saltos" w:date="2026-06-04T05:19:00Z" w16du:dateUtc="2026-06-04T10:19:00Z">
            <w:rPr/>
          </w:rPrChange>
        </w:rPr>
        <w:t>El sistema deberá calcular automáticamente el valor total de una orden según los servicios seleccionados, el peso registrado o la cantidad de prendas.</w:t>
      </w:r>
    </w:p>
    <w:p w14:paraId="4742F648" w14:textId="77777777" w:rsidR="000036DD" w:rsidRPr="0079121A" w:rsidRDefault="000036DD" w:rsidP="00ED2B0F">
      <w:pPr>
        <w:jc w:val="both"/>
        <w:rPr>
          <w:rFonts w:ascii="Times New Roman" w:hAnsi="Times New Roman" w:cs="Times New Roman"/>
          <w:b/>
          <w:bCs/>
          <w:sz w:val="24"/>
          <w:szCs w:val="24"/>
          <w:rPrChange w:id="1148" w:author="Vanessa Delgado Saltos" w:date="2026-06-04T05:19:00Z" w16du:dateUtc="2026-06-04T10:19:00Z">
            <w:rPr>
              <w:b/>
              <w:bCs/>
            </w:rPr>
          </w:rPrChange>
        </w:rPr>
        <w:pPrChange w:id="1149" w:author="Vanessa Delgado Saltos" w:date="2026-06-04T05:28:00Z" w16du:dateUtc="2026-06-04T10:28:00Z">
          <w:pPr/>
        </w:pPrChange>
      </w:pPr>
      <w:r w:rsidRPr="0079121A">
        <w:rPr>
          <w:rFonts w:ascii="Times New Roman" w:hAnsi="Times New Roman" w:cs="Times New Roman"/>
          <w:b/>
          <w:bCs/>
          <w:sz w:val="24"/>
          <w:szCs w:val="24"/>
          <w:rPrChange w:id="1150" w:author="Vanessa Delgado Saltos" w:date="2026-06-04T05:19:00Z" w16du:dateUtc="2026-06-04T10:19:00Z">
            <w:rPr>
              <w:b/>
              <w:bCs/>
            </w:rPr>
          </w:rPrChange>
        </w:rPr>
        <w:t>RF-024: Clasificación de Servicios</w:t>
      </w:r>
    </w:p>
    <w:p w14:paraId="6EEEF508" w14:textId="77777777" w:rsidR="000036DD" w:rsidRPr="0079121A" w:rsidRDefault="000036DD" w:rsidP="00ED2B0F">
      <w:pPr>
        <w:jc w:val="both"/>
        <w:rPr>
          <w:rFonts w:ascii="Times New Roman" w:hAnsi="Times New Roman" w:cs="Times New Roman"/>
          <w:sz w:val="24"/>
          <w:szCs w:val="24"/>
          <w:rPrChange w:id="1151" w:author="Vanessa Delgado Saltos" w:date="2026-06-04T05:19:00Z" w16du:dateUtc="2026-06-04T10:19:00Z">
            <w:rPr/>
          </w:rPrChange>
        </w:rPr>
        <w:pPrChange w:id="1152" w:author="Vanessa Delgado Saltos" w:date="2026-06-04T05:28:00Z" w16du:dateUtc="2026-06-04T10:28:00Z">
          <w:pPr/>
        </w:pPrChange>
      </w:pPr>
      <w:r w:rsidRPr="0079121A">
        <w:rPr>
          <w:rFonts w:ascii="Times New Roman" w:hAnsi="Times New Roman" w:cs="Times New Roman"/>
          <w:sz w:val="24"/>
          <w:szCs w:val="24"/>
          <w:rPrChange w:id="1153" w:author="Vanessa Delgado Saltos" w:date="2026-06-04T05:19:00Z" w16du:dateUtc="2026-06-04T10:19:00Z">
            <w:rPr/>
          </w:rPrChange>
        </w:rPr>
        <w:t>El sistema deberá permitir diferenciar servicios como lavado por kilo, lavado en seco, lavado delicado y planchado.</w:t>
      </w:r>
    </w:p>
    <w:p w14:paraId="603B1BAE" w14:textId="6835426A" w:rsidR="000036DD" w:rsidRPr="0079121A" w:rsidRDefault="00075822" w:rsidP="00ED2B0F">
      <w:pPr>
        <w:jc w:val="both"/>
        <w:rPr>
          <w:rFonts w:ascii="Times New Roman" w:hAnsi="Times New Roman" w:cs="Times New Roman"/>
          <w:sz w:val="24"/>
          <w:szCs w:val="24"/>
          <w:rPrChange w:id="1154" w:author="Vanessa Delgado Saltos" w:date="2026-06-04T05:19:00Z" w16du:dateUtc="2026-06-04T10:19:00Z">
            <w:rPr/>
          </w:rPrChange>
        </w:rPr>
        <w:pPrChange w:id="1155" w:author="Vanessa Delgado Saltos" w:date="2026-06-04T05:28:00Z" w16du:dateUtc="2026-06-04T10:28:00Z">
          <w:pPr/>
        </w:pPrChange>
      </w:pPr>
      <w:del w:id="1156" w:author="Vanessa Delgado Saltos" w:date="2026-06-04T05:29:00Z" w16du:dateUtc="2026-06-04T10:29:00Z">
        <w:r w:rsidRPr="0079121A" w:rsidDel="00ED2B0F">
          <w:rPr>
            <w:rFonts w:ascii="Times New Roman" w:hAnsi="Times New Roman" w:cs="Times New Roman"/>
            <w:sz w:val="24"/>
            <w:szCs w:val="24"/>
            <w:rPrChange w:id="1157" w:author="Vanessa Delgado Saltos" w:date="2026-06-04T05:19:00Z" w16du:dateUtc="2026-06-04T10:19:00Z">
              <w:rPr/>
            </w:rPrChange>
          </w:rPr>
          <w:pict w14:anchorId="3A3D43A5">
            <v:rect id="_x0000_i1028" style="width:0;height:1.5pt" o:hralign="center" o:hrstd="t" o:hr="t" fillcolor="#a0a0a0" stroked="f"/>
          </w:pict>
        </w:r>
      </w:del>
    </w:p>
    <w:p w14:paraId="56A1D214" w14:textId="43706E53" w:rsidR="000036DD" w:rsidRPr="00ED2B0F" w:rsidRDefault="00ED2B0F" w:rsidP="00ED2B0F">
      <w:pPr>
        <w:pStyle w:val="Ttulo1"/>
        <w:pPrChange w:id="1158" w:author="Vanessa Delgado Saltos" w:date="2026-06-04T05:29:00Z" w16du:dateUtc="2026-06-04T10:29:00Z">
          <w:pPr/>
        </w:pPrChange>
      </w:pPr>
      <w:bookmarkStart w:id="1159" w:name="_Toc231443941"/>
      <w:ins w:id="1160" w:author="Vanessa Delgado Saltos" w:date="2026-06-04T05:29:00Z" w16du:dateUtc="2026-06-04T10:29:00Z">
        <w:r>
          <w:t>3</w:t>
        </w:r>
      </w:ins>
      <w:del w:id="1161" w:author="Vanessa Delgado Saltos" w:date="2026-06-04T05:29:00Z" w16du:dateUtc="2026-06-04T10:29:00Z">
        <w:r w:rsidR="000036DD" w:rsidRPr="00ED2B0F" w:rsidDel="00ED2B0F">
          <w:delText>4</w:delText>
        </w:r>
      </w:del>
      <w:r w:rsidR="000036DD" w:rsidRPr="00ED2B0F">
        <w:t>.5 Gestión de Pagos</w:t>
      </w:r>
      <w:bookmarkEnd w:id="1159"/>
    </w:p>
    <w:p w14:paraId="19052A60" w14:textId="77777777" w:rsidR="000036DD" w:rsidRPr="0079121A" w:rsidRDefault="000036DD" w:rsidP="00ED2B0F">
      <w:pPr>
        <w:jc w:val="both"/>
        <w:rPr>
          <w:rFonts w:ascii="Times New Roman" w:hAnsi="Times New Roman" w:cs="Times New Roman"/>
          <w:b/>
          <w:bCs/>
          <w:sz w:val="24"/>
          <w:szCs w:val="24"/>
          <w:rPrChange w:id="1162" w:author="Vanessa Delgado Saltos" w:date="2026-06-04T05:19:00Z" w16du:dateUtc="2026-06-04T10:19:00Z">
            <w:rPr>
              <w:b/>
              <w:bCs/>
            </w:rPr>
          </w:rPrChange>
        </w:rPr>
        <w:pPrChange w:id="1163" w:author="Vanessa Delgado Saltos" w:date="2026-06-04T05:28:00Z" w16du:dateUtc="2026-06-04T10:28:00Z">
          <w:pPr/>
        </w:pPrChange>
      </w:pPr>
      <w:r w:rsidRPr="0079121A">
        <w:rPr>
          <w:rFonts w:ascii="Times New Roman" w:hAnsi="Times New Roman" w:cs="Times New Roman"/>
          <w:b/>
          <w:bCs/>
          <w:sz w:val="24"/>
          <w:szCs w:val="24"/>
          <w:rPrChange w:id="1164" w:author="Vanessa Delgado Saltos" w:date="2026-06-04T05:19:00Z" w16du:dateUtc="2026-06-04T10:19:00Z">
            <w:rPr>
              <w:b/>
              <w:bCs/>
            </w:rPr>
          </w:rPrChange>
        </w:rPr>
        <w:t>RF-025: Registro de Pagos</w:t>
      </w:r>
    </w:p>
    <w:p w14:paraId="763767EF" w14:textId="77777777" w:rsidR="000036DD" w:rsidRPr="0079121A" w:rsidRDefault="000036DD" w:rsidP="00ED2B0F">
      <w:pPr>
        <w:jc w:val="both"/>
        <w:rPr>
          <w:rFonts w:ascii="Times New Roman" w:hAnsi="Times New Roman" w:cs="Times New Roman"/>
          <w:sz w:val="24"/>
          <w:szCs w:val="24"/>
          <w:rPrChange w:id="1165" w:author="Vanessa Delgado Saltos" w:date="2026-06-04T05:19:00Z" w16du:dateUtc="2026-06-04T10:19:00Z">
            <w:rPr/>
          </w:rPrChange>
        </w:rPr>
        <w:pPrChange w:id="1166" w:author="Vanessa Delgado Saltos" w:date="2026-06-04T05:28:00Z" w16du:dateUtc="2026-06-04T10:28:00Z">
          <w:pPr/>
        </w:pPrChange>
      </w:pPr>
      <w:r w:rsidRPr="0079121A">
        <w:rPr>
          <w:rFonts w:ascii="Times New Roman" w:hAnsi="Times New Roman" w:cs="Times New Roman"/>
          <w:sz w:val="24"/>
          <w:szCs w:val="24"/>
          <w:rPrChange w:id="1167" w:author="Vanessa Delgado Saltos" w:date="2026-06-04T05:19:00Z" w16du:dateUtc="2026-06-04T10:19:00Z">
            <w:rPr/>
          </w:rPrChange>
        </w:rPr>
        <w:t>El sistema deberá permitir registrar pagos asociados a una orden.</w:t>
      </w:r>
    </w:p>
    <w:p w14:paraId="469B2B78" w14:textId="77777777" w:rsidR="000036DD" w:rsidRPr="0079121A" w:rsidRDefault="000036DD" w:rsidP="00ED2B0F">
      <w:pPr>
        <w:jc w:val="both"/>
        <w:rPr>
          <w:rFonts w:ascii="Times New Roman" w:hAnsi="Times New Roman" w:cs="Times New Roman"/>
          <w:b/>
          <w:bCs/>
          <w:sz w:val="24"/>
          <w:szCs w:val="24"/>
          <w:rPrChange w:id="1168" w:author="Vanessa Delgado Saltos" w:date="2026-06-04T05:19:00Z" w16du:dateUtc="2026-06-04T10:19:00Z">
            <w:rPr>
              <w:b/>
              <w:bCs/>
            </w:rPr>
          </w:rPrChange>
        </w:rPr>
        <w:pPrChange w:id="1169" w:author="Vanessa Delgado Saltos" w:date="2026-06-04T05:28:00Z" w16du:dateUtc="2026-06-04T10:28:00Z">
          <w:pPr/>
        </w:pPrChange>
      </w:pPr>
      <w:r w:rsidRPr="0079121A">
        <w:rPr>
          <w:rFonts w:ascii="Times New Roman" w:hAnsi="Times New Roman" w:cs="Times New Roman"/>
          <w:b/>
          <w:bCs/>
          <w:sz w:val="24"/>
          <w:szCs w:val="24"/>
          <w:rPrChange w:id="1170" w:author="Vanessa Delgado Saltos" w:date="2026-06-04T05:19:00Z" w16du:dateUtc="2026-06-04T10:19:00Z">
            <w:rPr>
              <w:b/>
              <w:bCs/>
            </w:rPr>
          </w:rPrChange>
        </w:rPr>
        <w:t>RF-026: Consulta de Pagos</w:t>
      </w:r>
    </w:p>
    <w:p w14:paraId="49DF66F2" w14:textId="77777777" w:rsidR="000036DD" w:rsidRPr="0079121A" w:rsidRDefault="000036DD" w:rsidP="00ED2B0F">
      <w:pPr>
        <w:jc w:val="both"/>
        <w:rPr>
          <w:rFonts w:ascii="Times New Roman" w:hAnsi="Times New Roman" w:cs="Times New Roman"/>
          <w:sz w:val="24"/>
          <w:szCs w:val="24"/>
          <w:rPrChange w:id="1171" w:author="Vanessa Delgado Saltos" w:date="2026-06-04T05:19:00Z" w16du:dateUtc="2026-06-04T10:19:00Z">
            <w:rPr/>
          </w:rPrChange>
        </w:rPr>
        <w:pPrChange w:id="1172" w:author="Vanessa Delgado Saltos" w:date="2026-06-04T05:28:00Z" w16du:dateUtc="2026-06-04T10:28:00Z">
          <w:pPr/>
        </w:pPrChange>
      </w:pPr>
      <w:r w:rsidRPr="0079121A">
        <w:rPr>
          <w:rFonts w:ascii="Times New Roman" w:hAnsi="Times New Roman" w:cs="Times New Roman"/>
          <w:sz w:val="24"/>
          <w:szCs w:val="24"/>
          <w:rPrChange w:id="1173" w:author="Vanessa Delgado Saltos" w:date="2026-06-04T05:19:00Z" w16du:dateUtc="2026-06-04T10:19:00Z">
            <w:rPr/>
          </w:rPrChange>
        </w:rPr>
        <w:t>El sistema deberá permitir visualizar el historial de pagos realizados.</w:t>
      </w:r>
    </w:p>
    <w:p w14:paraId="1A7D2F47" w14:textId="77777777" w:rsidR="000036DD" w:rsidRPr="0079121A" w:rsidRDefault="000036DD" w:rsidP="00ED2B0F">
      <w:pPr>
        <w:jc w:val="both"/>
        <w:rPr>
          <w:rFonts w:ascii="Times New Roman" w:hAnsi="Times New Roman" w:cs="Times New Roman"/>
          <w:b/>
          <w:bCs/>
          <w:sz w:val="24"/>
          <w:szCs w:val="24"/>
          <w:rPrChange w:id="1174" w:author="Vanessa Delgado Saltos" w:date="2026-06-04T05:19:00Z" w16du:dateUtc="2026-06-04T10:19:00Z">
            <w:rPr>
              <w:b/>
              <w:bCs/>
            </w:rPr>
          </w:rPrChange>
        </w:rPr>
        <w:pPrChange w:id="1175" w:author="Vanessa Delgado Saltos" w:date="2026-06-04T05:28:00Z" w16du:dateUtc="2026-06-04T10:28:00Z">
          <w:pPr/>
        </w:pPrChange>
      </w:pPr>
      <w:r w:rsidRPr="0079121A">
        <w:rPr>
          <w:rFonts w:ascii="Times New Roman" w:hAnsi="Times New Roman" w:cs="Times New Roman"/>
          <w:b/>
          <w:bCs/>
          <w:sz w:val="24"/>
          <w:szCs w:val="24"/>
          <w:rPrChange w:id="1176" w:author="Vanessa Delgado Saltos" w:date="2026-06-04T05:19:00Z" w16du:dateUtc="2026-06-04T10:19:00Z">
            <w:rPr>
              <w:b/>
              <w:bCs/>
            </w:rPr>
          </w:rPrChange>
        </w:rPr>
        <w:t>RF-027: Control de Pagos Pendientes</w:t>
      </w:r>
    </w:p>
    <w:p w14:paraId="4F8B76B5" w14:textId="77777777" w:rsidR="000036DD" w:rsidRPr="0079121A" w:rsidRDefault="000036DD" w:rsidP="00ED2B0F">
      <w:pPr>
        <w:jc w:val="both"/>
        <w:rPr>
          <w:rFonts w:ascii="Times New Roman" w:hAnsi="Times New Roman" w:cs="Times New Roman"/>
          <w:sz w:val="24"/>
          <w:szCs w:val="24"/>
          <w:rPrChange w:id="1177" w:author="Vanessa Delgado Saltos" w:date="2026-06-04T05:19:00Z" w16du:dateUtc="2026-06-04T10:19:00Z">
            <w:rPr/>
          </w:rPrChange>
        </w:rPr>
        <w:pPrChange w:id="1178" w:author="Vanessa Delgado Saltos" w:date="2026-06-04T05:28:00Z" w16du:dateUtc="2026-06-04T10:28:00Z">
          <w:pPr/>
        </w:pPrChange>
      </w:pPr>
      <w:r w:rsidRPr="0079121A">
        <w:rPr>
          <w:rFonts w:ascii="Times New Roman" w:hAnsi="Times New Roman" w:cs="Times New Roman"/>
          <w:sz w:val="24"/>
          <w:szCs w:val="24"/>
          <w:rPrChange w:id="1179" w:author="Vanessa Delgado Saltos" w:date="2026-06-04T05:19:00Z" w16du:dateUtc="2026-06-04T10:19:00Z">
            <w:rPr/>
          </w:rPrChange>
        </w:rPr>
        <w:t>El sistema deberá identificar órdenes con saldo pendiente.</w:t>
      </w:r>
    </w:p>
    <w:p w14:paraId="3455D545" w14:textId="77777777" w:rsidR="000036DD" w:rsidRPr="0079121A" w:rsidRDefault="000036DD" w:rsidP="00ED2B0F">
      <w:pPr>
        <w:jc w:val="both"/>
        <w:rPr>
          <w:rFonts w:ascii="Times New Roman" w:hAnsi="Times New Roman" w:cs="Times New Roman"/>
          <w:b/>
          <w:bCs/>
          <w:sz w:val="24"/>
          <w:szCs w:val="24"/>
          <w:rPrChange w:id="1180" w:author="Vanessa Delgado Saltos" w:date="2026-06-04T05:19:00Z" w16du:dateUtc="2026-06-04T10:19:00Z">
            <w:rPr>
              <w:b/>
              <w:bCs/>
            </w:rPr>
          </w:rPrChange>
        </w:rPr>
        <w:pPrChange w:id="1181" w:author="Vanessa Delgado Saltos" w:date="2026-06-04T05:28:00Z" w16du:dateUtc="2026-06-04T10:28:00Z">
          <w:pPr/>
        </w:pPrChange>
      </w:pPr>
      <w:r w:rsidRPr="0079121A">
        <w:rPr>
          <w:rFonts w:ascii="Times New Roman" w:hAnsi="Times New Roman" w:cs="Times New Roman"/>
          <w:b/>
          <w:bCs/>
          <w:sz w:val="24"/>
          <w:szCs w:val="24"/>
          <w:rPrChange w:id="1182" w:author="Vanessa Delgado Saltos" w:date="2026-06-04T05:19:00Z" w16du:dateUtc="2026-06-04T10:19:00Z">
            <w:rPr>
              <w:b/>
              <w:bCs/>
            </w:rPr>
          </w:rPrChange>
        </w:rPr>
        <w:t>RF-028: Generación de Comprobantes de Pago</w:t>
      </w:r>
    </w:p>
    <w:p w14:paraId="5BE397E6" w14:textId="77777777" w:rsidR="000036DD" w:rsidRPr="0079121A" w:rsidRDefault="000036DD" w:rsidP="00ED2B0F">
      <w:pPr>
        <w:jc w:val="both"/>
        <w:rPr>
          <w:rFonts w:ascii="Times New Roman" w:hAnsi="Times New Roman" w:cs="Times New Roman"/>
          <w:sz w:val="24"/>
          <w:szCs w:val="24"/>
          <w:rPrChange w:id="1183" w:author="Vanessa Delgado Saltos" w:date="2026-06-04T05:19:00Z" w16du:dateUtc="2026-06-04T10:19:00Z">
            <w:rPr/>
          </w:rPrChange>
        </w:rPr>
        <w:pPrChange w:id="1184" w:author="Vanessa Delgado Saltos" w:date="2026-06-04T05:28:00Z" w16du:dateUtc="2026-06-04T10:28:00Z">
          <w:pPr/>
        </w:pPrChange>
      </w:pPr>
      <w:r w:rsidRPr="0079121A">
        <w:rPr>
          <w:rFonts w:ascii="Times New Roman" w:hAnsi="Times New Roman" w:cs="Times New Roman"/>
          <w:sz w:val="24"/>
          <w:szCs w:val="24"/>
          <w:rPrChange w:id="1185" w:author="Vanessa Delgado Saltos" w:date="2026-06-04T05:19:00Z" w16du:dateUtc="2026-06-04T10:19:00Z">
            <w:rPr/>
          </w:rPrChange>
        </w:rPr>
        <w:t>El sistema deberá emitir comprobantes de pago.</w:t>
      </w:r>
    </w:p>
    <w:p w14:paraId="4547389B" w14:textId="77777777" w:rsidR="000036DD" w:rsidRPr="0079121A" w:rsidRDefault="000036DD" w:rsidP="00ED2B0F">
      <w:pPr>
        <w:jc w:val="both"/>
        <w:rPr>
          <w:rFonts w:ascii="Times New Roman" w:hAnsi="Times New Roman" w:cs="Times New Roman"/>
          <w:b/>
          <w:bCs/>
          <w:sz w:val="24"/>
          <w:szCs w:val="24"/>
          <w:rPrChange w:id="1186" w:author="Vanessa Delgado Saltos" w:date="2026-06-04T05:19:00Z" w16du:dateUtc="2026-06-04T10:19:00Z">
            <w:rPr>
              <w:b/>
              <w:bCs/>
            </w:rPr>
          </w:rPrChange>
        </w:rPr>
        <w:pPrChange w:id="1187" w:author="Vanessa Delgado Saltos" w:date="2026-06-04T05:28:00Z" w16du:dateUtc="2026-06-04T10:28:00Z">
          <w:pPr/>
        </w:pPrChange>
      </w:pPr>
      <w:r w:rsidRPr="0079121A">
        <w:rPr>
          <w:rFonts w:ascii="Times New Roman" w:hAnsi="Times New Roman" w:cs="Times New Roman"/>
          <w:b/>
          <w:bCs/>
          <w:sz w:val="24"/>
          <w:szCs w:val="24"/>
          <w:rPrChange w:id="1188" w:author="Vanessa Delgado Saltos" w:date="2026-06-04T05:19:00Z" w16du:dateUtc="2026-06-04T10:19:00Z">
            <w:rPr>
              <w:b/>
              <w:bCs/>
            </w:rPr>
          </w:rPrChange>
        </w:rPr>
        <w:t>RF-029: Registro de Métodos de Pago</w:t>
      </w:r>
    </w:p>
    <w:p w14:paraId="58537B48" w14:textId="77777777" w:rsidR="000036DD" w:rsidRPr="0079121A" w:rsidRDefault="000036DD" w:rsidP="00ED2B0F">
      <w:pPr>
        <w:jc w:val="both"/>
        <w:rPr>
          <w:rFonts w:ascii="Times New Roman" w:hAnsi="Times New Roman" w:cs="Times New Roman"/>
          <w:sz w:val="24"/>
          <w:szCs w:val="24"/>
          <w:rPrChange w:id="1189" w:author="Vanessa Delgado Saltos" w:date="2026-06-04T05:19:00Z" w16du:dateUtc="2026-06-04T10:19:00Z">
            <w:rPr/>
          </w:rPrChange>
        </w:rPr>
        <w:pPrChange w:id="1190" w:author="Vanessa Delgado Saltos" w:date="2026-06-04T05:28:00Z" w16du:dateUtc="2026-06-04T10:28:00Z">
          <w:pPr/>
        </w:pPrChange>
      </w:pPr>
      <w:r w:rsidRPr="0079121A">
        <w:rPr>
          <w:rFonts w:ascii="Times New Roman" w:hAnsi="Times New Roman" w:cs="Times New Roman"/>
          <w:sz w:val="24"/>
          <w:szCs w:val="24"/>
          <w:rPrChange w:id="1191" w:author="Vanessa Delgado Saltos" w:date="2026-06-04T05:19:00Z" w16du:dateUtc="2026-06-04T10:19:00Z">
            <w:rPr/>
          </w:rPrChange>
        </w:rPr>
        <w:lastRenderedPageBreak/>
        <w:t>El sistema deberá permitir registrar diferentes métodos de pago como efectivo, transferencia o tarjeta.</w:t>
      </w:r>
    </w:p>
    <w:p w14:paraId="15AD655B" w14:textId="77777777" w:rsidR="000036DD" w:rsidRPr="0079121A" w:rsidRDefault="000036DD" w:rsidP="00ED2B0F">
      <w:pPr>
        <w:jc w:val="both"/>
        <w:rPr>
          <w:rFonts w:ascii="Times New Roman" w:hAnsi="Times New Roman" w:cs="Times New Roman"/>
          <w:b/>
          <w:bCs/>
          <w:sz w:val="24"/>
          <w:szCs w:val="24"/>
          <w:rPrChange w:id="1192" w:author="Vanessa Delgado Saltos" w:date="2026-06-04T05:19:00Z" w16du:dateUtc="2026-06-04T10:19:00Z">
            <w:rPr>
              <w:b/>
              <w:bCs/>
            </w:rPr>
          </w:rPrChange>
        </w:rPr>
        <w:pPrChange w:id="1193" w:author="Vanessa Delgado Saltos" w:date="2026-06-04T05:28:00Z" w16du:dateUtc="2026-06-04T10:28:00Z">
          <w:pPr/>
        </w:pPrChange>
      </w:pPr>
      <w:r w:rsidRPr="0079121A">
        <w:rPr>
          <w:rFonts w:ascii="Times New Roman" w:hAnsi="Times New Roman" w:cs="Times New Roman"/>
          <w:b/>
          <w:bCs/>
          <w:sz w:val="24"/>
          <w:szCs w:val="24"/>
          <w:rPrChange w:id="1194" w:author="Vanessa Delgado Saltos" w:date="2026-06-04T05:19:00Z" w16du:dateUtc="2026-06-04T10:19:00Z">
            <w:rPr>
              <w:b/>
              <w:bCs/>
            </w:rPr>
          </w:rPrChange>
        </w:rPr>
        <w:t>RF-030: Registro de Anticipos</w:t>
      </w:r>
    </w:p>
    <w:p w14:paraId="381612A0" w14:textId="77777777" w:rsidR="000036DD" w:rsidRPr="0079121A" w:rsidRDefault="000036DD" w:rsidP="00ED2B0F">
      <w:pPr>
        <w:jc w:val="both"/>
        <w:rPr>
          <w:rFonts w:ascii="Times New Roman" w:hAnsi="Times New Roman" w:cs="Times New Roman"/>
          <w:sz w:val="24"/>
          <w:szCs w:val="24"/>
          <w:rPrChange w:id="1195" w:author="Vanessa Delgado Saltos" w:date="2026-06-04T05:19:00Z" w16du:dateUtc="2026-06-04T10:19:00Z">
            <w:rPr/>
          </w:rPrChange>
        </w:rPr>
        <w:pPrChange w:id="1196" w:author="Vanessa Delgado Saltos" w:date="2026-06-04T05:28:00Z" w16du:dateUtc="2026-06-04T10:28:00Z">
          <w:pPr/>
        </w:pPrChange>
      </w:pPr>
      <w:r w:rsidRPr="0079121A">
        <w:rPr>
          <w:rFonts w:ascii="Times New Roman" w:hAnsi="Times New Roman" w:cs="Times New Roman"/>
          <w:sz w:val="24"/>
          <w:szCs w:val="24"/>
          <w:rPrChange w:id="1197" w:author="Vanessa Delgado Saltos" w:date="2026-06-04T05:19:00Z" w16du:dateUtc="2026-06-04T10:19:00Z">
            <w:rPr/>
          </w:rPrChange>
        </w:rPr>
        <w:t>El sistema deberá permitir registrar pagos parciales o anticipos realizados por el cliente.</w:t>
      </w:r>
    </w:p>
    <w:p w14:paraId="41D5514D" w14:textId="77777777" w:rsidR="000036DD" w:rsidRPr="0079121A" w:rsidRDefault="000036DD" w:rsidP="00ED2B0F">
      <w:pPr>
        <w:jc w:val="both"/>
        <w:rPr>
          <w:rFonts w:ascii="Times New Roman" w:hAnsi="Times New Roman" w:cs="Times New Roman"/>
          <w:b/>
          <w:bCs/>
          <w:sz w:val="24"/>
          <w:szCs w:val="24"/>
          <w:rPrChange w:id="1198" w:author="Vanessa Delgado Saltos" w:date="2026-06-04T05:19:00Z" w16du:dateUtc="2026-06-04T10:19:00Z">
            <w:rPr>
              <w:b/>
              <w:bCs/>
            </w:rPr>
          </w:rPrChange>
        </w:rPr>
        <w:pPrChange w:id="1199" w:author="Vanessa Delgado Saltos" w:date="2026-06-04T05:28:00Z" w16du:dateUtc="2026-06-04T10:28:00Z">
          <w:pPr/>
        </w:pPrChange>
      </w:pPr>
      <w:r w:rsidRPr="0079121A">
        <w:rPr>
          <w:rFonts w:ascii="Times New Roman" w:hAnsi="Times New Roman" w:cs="Times New Roman"/>
          <w:b/>
          <w:bCs/>
          <w:sz w:val="24"/>
          <w:szCs w:val="24"/>
          <w:rPrChange w:id="1200" w:author="Vanessa Delgado Saltos" w:date="2026-06-04T05:19:00Z" w16du:dateUtc="2026-06-04T10:19:00Z">
            <w:rPr>
              <w:b/>
              <w:bCs/>
            </w:rPr>
          </w:rPrChange>
        </w:rPr>
        <w:t>RF-031: Cálculo de Saldo Pendiente</w:t>
      </w:r>
    </w:p>
    <w:p w14:paraId="2F9CD442" w14:textId="77777777" w:rsidR="000036DD" w:rsidRPr="0079121A" w:rsidRDefault="000036DD" w:rsidP="00ED2B0F">
      <w:pPr>
        <w:jc w:val="both"/>
        <w:rPr>
          <w:rFonts w:ascii="Times New Roman" w:hAnsi="Times New Roman" w:cs="Times New Roman"/>
          <w:sz w:val="24"/>
          <w:szCs w:val="24"/>
          <w:rPrChange w:id="1201" w:author="Vanessa Delgado Saltos" w:date="2026-06-04T05:19:00Z" w16du:dateUtc="2026-06-04T10:19:00Z">
            <w:rPr/>
          </w:rPrChange>
        </w:rPr>
        <w:pPrChange w:id="1202" w:author="Vanessa Delgado Saltos" w:date="2026-06-04T05:28:00Z" w16du:dateUtc="2026-06-04T10:28:00Z">
          <w:pPr/>
        </w:pPrChange>
      </w:pPr>
      <w:r w:rsidRPr="0079121A">
        <w:rPr>
          <w:rFonts w:ascii="Times New Roman" w:hAnsi="Times New Roman" w:cs="Times New Roman"/>
          <w:sz w:val="24"/>
          <w:szCs w:val="24"/>
          <w:rPrChange w:id="1203" w:author="Vanessa Delgado Saltos" w:date="2026-06-04T05:19:00Z" w16du:dateUtc="2026-06-04T10:19:00Z">
            <w:rPr/>
          </w:rPrChange>
        </w:rPr>
        <w:t>El sistema deberá calcular automáticamente el saldo pendiente de una orden cuando exista un pago parcial.</w:t>
      </w:r>
    </w:p>
    <w:p w14:paraId="2E87C749" w14:textId="77777777" w:rsidR="000036DD" w:rsidRPr="0079121A" w:rsidRDefault="000036DD" w:rsidP="00ED2B0F">
      <w:pPr>
        <w:jc w:val="both"/>
        <w:rPr>
          <w:rFonts w:ascii="Times New Roman" w:hAnsi="Times New Roman" w:cs="Times New Roman"/>
          <w:b/>
          <w:bCs/>
          <w:sz w:val="24"/>
          <w:szCs w:val="24"/>
          <w:rPrChange w:id="1204" w:author="Vanessa Delgado Saltos" w:date="2026-06-04T05:19:00Z" w16du:dateUtc="2026-06-04T10:19:00Z">
            <w:rPr>
              <w:b/>
              <w:bCs/>
            </w:rPr>
          </w:rPrChange>
        </w:rPr>
        <w:pPrChange w:id="1205" w:author="Vanessa Delgado Saltos" w:date="2026-06-04T05:28:00Z" w16du:dateUtc="2026-06-04T10:28:00Z">
          <w:pPr/>
        </w:pPrChange>
      </w:pPr>
      <w:r w:rsidRPr="0079121A">
        <w:rPr>
          <w:rFonts w:ascii="Times New Roman" w:hAnsi="Times New Roman" w:cs="Times New Roman"/>
          <w:b/>
          <w:bCs/>
          <w:sz w:val="24"/>
          <w:szCs w:val="24"/>
          <w:rPrChange w:id="1206" w:author="Vanessa Delgado Saltos" w:date="2026-06-04T05:19:00Z" w16du:dateUtc="2026-06-04T10:19:00Z">
            <w:rPr>
              <w:b/>
              <w:bCs/>
            </w:rPr>
          </w:rPrChange>
        </w:rPr>
        <w:t>RF-032: Liquidación de Pago Pendiente</w:t>
      </w:r>
    </w:p>
    <w:p w14:paraId="29F51729" w14:textId="77777777" w:rsidR="000036DD" w:rsidRPr="0079121A" w:rsidRDefault="000036DD" w:rsidP="00ED2B0F">
      <w:pPr>
        <w:jc w:val="both"/>
        <w:rPr>
          <w:rFonts w:ascii="Times New Roman" w:hAnsi="Times New Roman" w:cs="Times New Roman"/>
          <w:sz w:val="24"/>
          <w:szCs w:val="24"/>
          <w:rPrChange w:id="1207" w:author="Vanessa Delgado Saltos" w:date="2026-06-04T05:19:00Z" w16du:dateUtc="2026-06-04T10:19:00Z">
            <w:rPr/>
          </w:rPrChange>
        </w:rPr>
        <w:pPrChange w:id="1208" w:author="Vanessa Delgado Saltos" w:date="2026-06-04T05:28:00Z" w16du:dateUtc="2026-06-04T10:28:00Z">
          <w:pPr/>
        </w:pPrChange>
      </w:pPr>
      <w:r w:rsidRPr="0079121A">
        <w:rPr>
          <w:rFonts w:ascii="Times New Roman" w:hAnsi="Times New Roman" w:cs="Times New Roman"/>
          <w:sz w:val="24"/>
          <w:szCs w:val="24"/>
          <w:rPrChange w:id="1209" w:author="Vanessa Delgado Saltos" w:date="2026-06-04T05:19:00Z" w16du:dateUtc="2026-06-04T10:19:00Z">
            <w:rPr/>
          </w:rPrChange>
        </w:rPr>
        <w:t>El sistema deberá permitir registrar el pago restante al momento de la entrega del pedido.</w:t>
      </w:r>
    </w:p>
    <w:p w14:paraId="3A8638FE" w14:textId="77777777" w:rsidR="000036DD" w:rsidRPr="0079121A" w:rsidRDefault="000036DD" w:rsidP="00ED2B0F">
      <w:pPr>
        <w:jc w:val="both"/>
        <w:rPr>
          <w:rFonts w:ascii="Times New Roman" w:hAnsi="Times New Roman" w:cs="Times New Roman"/>
          <w:b/>
          <w:bCs/>
          <w:sz w:val="24"/>
          <w:szCs w:val="24"/>
          <w:rPrChange w:id="1210" w:author="Vanessa Delgado Saltos" w:date="2026-06-04T05:19:00Z" w16du:dateUtc="2026-06-04T10:19:00Z">
            <w:rPr>
              <w:b/>
              <w:bCs/>
            </w:rPr>
          </w:rPrChange>
        </w:rPr>
        <w:pPrChange w:id="1211" w:author="Vanessa Delgado Saltos" w:date="2026-06-04T05:28:00Z" w16du:dateUtc="2026-06-04T10:28:00Z">
          <w:pPr/>
        </w:pPrChange>
      </w:pPr>
      <w:r w:rsidRPr="0079121A">
        <w:rPr>
          <w:rFonts w:ascii="Times New Roman" w:hAnsi="Times New Roman" w:cs="Times New Roman"/>
          <w:b/>
          <w:bCs/>
          <w:sz w:val="24"/>
          <w:szCs w:val="24"/>
          <w:rPrChange w:id="1212" w:author="Vanessa Delgado Saltos" w:date="2026-06-04T05:19:00Z" w16du:dateUtc="2026-06-04T10:19:00Z">
            <w:rPr>
              <w:b/>
              <w:bCs/>
            </w:rPr>
          </w:rPrChange>
        </w:rPr>
        <w:t>RF-033: Confirmación de Entrega Final</w:t>
      </w:r>
    </w:p>
    <w:p w14:paraId="4A452B7C" w14:textId="77777777" w:rsidR="000036DD" w:rsidRPr="0079121A" w:rsidRDefault="000036DD" w:rsidP="00ED2B0F">
      <w:pPr>
        <w:jc w:val="both"/>
        <w:rPr>
          <w:rFonts w:ascii="Times New Roman" w:hAnsi="Times New Roman" w:cs="Times New Roman"/>
          <w:sz w:val="24"/>
          <w:szCs w:val="24"/>
          <w:rPrChange w:id="1213" w:author="Vanessa Delgado Saltos" w:date="2026-06-04T05:19:00Z" w16du:dateUtc="2026-06-04T10:19:00Z">
            <w:rPr/>
          </w:rPrChange>
        </w:rPr>
        <w:pPrChange w:id="1214" w:author="Vanessa Delgado Saltos" w:date="2026-06-04T05:28:00Z" w16du:dateUtc="2026-06-04T10:28:00Z">
          <w:pPr/>
        </w:pPrChange>
      </w:pPr>
      <w:r w:rsidRPr="0079121A">
        <w:rPr>
          <w:rFonts w:ascii="Times New Roman" w:hAnsi="Times New Roman" w:cs="Times New Roman"/>
          <w:sz w:val="24"/>
          <w:szCs w:val="24"/>
          <w:rPrChange w:id="1215" w:author="Vanessa Delgado Saltos" w:date="2026-06-04T05:19:00Z" w16du:dateUtc="2026-06-04T10:19:00Z">
            <w:rPr/>
          </w:rPrChange>
        </w:rPr>
        <w:t>El sistema deberá registrar la fecha y hora en que el cliente retira su pedido y se completa la entrega final.</w:t>
      </w:r>
    </w:p>
    <w:p w14:paraId="5AA20B43" w14:textId="55E3A6F8" w:rsidR="000036DD" w:rsidRPr="0079121A" w:rsidRDefault="00075822" w:rsidP="00ED2B0F">
      <w:pPr>
        <w:jc w:val="both"/>
        <w:rPr>
          <w:rFonts w:ascii="Times New Roman" w:hAnsi="Times New Roman" w:cs="Times New Roman"/>
          <w:sz w:val="24"/>
          <w:szCs w:val="24"/>
          <w:rPrChange w:id="1216" w:author="Vanessa Delgado Saltos" w:date="2026-06-04T05:19:00Z" w16du:dateUtc="2026-06-04T10:19:00Z">
            <w:rPr/>
          </w:rPrChange>
        </w:rPr>
        <w:pPrChange w:id="1217" w:author="Vanessa Delgado Saltos" w:date="2026-06-04T05:28:00Z" w16du:dateUtc="2026-06-04T10:28:00Z">
          <w:pPr/>
        </w:pPrChange>
      </w:pPr>
      <w:del w:id="1218" w:author="Vanessa Delgado Saltos" w:date="2026-06-04T05:29:00Z" w16du:dateUtc="2026-06-04T10:29:00Z">
        <w:r w:rsidRPr="0079121A" w:rsidDel="00ED2B0F">
          <w:rPr>
            <w:rFonts w:ascii="Times New Roman" w:hAnsi="Times New Roman" w:cs="Times New Roman"/>
            <w:sz w:val="24"/>
            <w:szCs w:val="24"/>
            <w:rPrChange w:id="1219" w:author="Vanessa Delgado Saltos" w:date="2026-06-04T05:19:00Z" w16du:dateUtc="2026-06-04T10:19:00Z">
              <w:rPr/>
            </w:rPrChange>
          </w:rPr>
          <w:pict w14:anchorId="5B58E2B0">
            <v:rect id="_x0000_i1029" style="width:0;height:1.5pt" o:hralign="center" o:hrstd="t" o:hr="t" fillcolor="#a0a0a0" stroked="f"/>
          </w:pict>
        </w:r>
      </w:del>
    </w:p>
    <w:p w14:paraId="1596F3AA" w14:textId="69ACB1BF" w:rsidR="000036DD" w:rsidRPr="00ED2B0F" w:rsidRDefault="00ED2B0F" w:rsidP="00ED2B0F">
      <w:pPr>
        <w:pStyle w:val="Ttulo1"/>
        <w:pPrChange w:id="1220" w:author="Vanessa Delgado Saltos" w:date="2026-06-04T05:29:00Z" w16du:dateUtc="2026-06-04T10:29:00Z">
          <w:pPr/>
        </w:pPrChange>
      </w:pPr>
      <w:bookmarkStart w:id="1221" w:name="_Toc231443942"/>
      <w:ins w:id="1222" w:author="Vanessa Delgado Saltos" w:date="2026-06-04T05:29:00Z" w16du:dateUtc="2026-06-04T10:29:00Z">
        <w:r>
          <w:t>3</w:t>
        </w:r>
      </w:ins>
      <w:del w:id="1223" w:author="Vanessa Delgado Saltos" w:date="2026-06-04T05:29:00Z" w16du:dateUtc="2026-06-04T10:29:00Z">
        <w:r w:rsidR="000036DD" w:rsidRPr="00ED2B0F" w:rsidDel="00ED2B0F">
          <w:delText>4</w:delText>
        </w:r>
      </w:del>
      <w:r w:rsidR="000036DD" w:rsidRPr="00ED2B0F">
        <w:t>.6 Generación de Reportes</w:t>
      </w:r>
      <w:bookmarkEnd w:id="1221"/>
    </w:p>
    <w:p w14:paraId="5B0E90EE" w14:textId="77777777" w:rsidR="000036DD" w:rsidRPr="0079121A" w:rsidRDefault="000036DD" w:rsidP="00ED2B0F">
      <w:pPr>
        <w:jc w:val="both"/>
        <w:rPr>
          <w:rFonts w:ascii="Times New Roman" w:hAnsi="Times New Roman" w:cs="Times New Roman"/>
          <w:b/>
          <w:bCs/>
          <w:sz w:val="24"/>
          <w:szCs w:val="24"/>
          <w:rPrChange w:id="1224" w:author="Vanessa Delgado Saltos" w:date="2026-06-04T05:19:00Z" w16du:dateUtc="2026-06-04T10:19:00Z">
            <w:rPr>
              <w:b/>
              <w:bCs/>
            </w:rPr>
          </w:rPrChange>
        </w:rPr>
        <w:pPrChange w:id="1225" w:author="Vanessa Delgado Saltos" w:date="2026-06-04T05:28:00Z" w16du:dateUtc="2026-06-04T10:28:00Z">
          <w:pPr/>
        </w:pPrChange>
      </w:pPr>
      <w:r w:rsidRPr="0079121A">
        <w:rPr>
          <w:rFonts w:ascii="Times New Roman" w:hAnsi="Times New Roman" w:cs="Times New Roman"/>
          <w:b/>
          <w:bCs/>
          <w:sz w:val="24"/>
          <w:szCs w:val="24"/>
          <w:rPrChange w:id="1226" w:author="Vanessa Delgado Saltos" w:date="2026-06-04T05:19:00Z" w16du:dateUtc="2026-06-04T10:19:00Z">
            <w:rPr>
              <w:b/>
              <w:bCs/>
            </w:rPr>
          </w:rPrChange>
        </w:rPr>
        <w:t>RF-034: Reporte de Ventas</w:t>
      </w:r>
    </w:p>
    <w:p w14:paraId="58DAE1F0" w14:textId="77777777" w:rsidR="000036DD" w:rsidRPr="0079121A" w:rsidRDefault="000036DD" w:rsidP="00ED2B0F">
      <w:pPr>
        <w:jc w:val="both"/>
        <w:rPr>
          <w:rFonts w:ascii="Times New Roman" w:hAnsi="Times New Roman" w:cs="Times New Roman"/>
          <w:sz w:val="24"/>
          <w:szCs w:val="24"/>
          <w:rPrChange w:id="1227" w:author="Vanessa Delgado Saltos" w:date="2026-06-04T05:19:00Z" w16du:dateUtc="2026-06-04T10:19:00Z">
            <w:rPr/>
          </w:rPrChange>
        </w:rPr>
        <w:pPrChange w:id="1228" w:author="Vanessa Delgado Saltos" w:date="2026-06-04T05:28:00Z" w16du:dateUtc="2026-06-04T10:28:00Z">
          <w:pPr/>
        </w:pPrChange>
      </w:pPr>
      <w:r w:rsidRPr="0079121A">
        <w:rPr>
          <w:rFonts w:ascii="Times New Roman" w:hAnsi="Times New Roman" w:cs="Times New Roman"/>
          <w:sz w:val="24"/>
          <w:szCs w:val="24"/>
          <w:rPrChange w:id="1229" w:author="Vanessa Delgado Saltos" w:date="2026-06-04T05:19:00Z" w16du:dateUtc="2026-06-04T10:19:00Z">
            <w:rPr/>
          </w:rPrChange>
        </w:rPr>
        <w:t>El sistema deberá generar reportes de ingresos.</w:t>
      </w:r>
    </w:p>
    <w:p w14:paraId="601A881B" w14:textId="77777777" w:rsidR="000036DD" w:rsidRPr="0079121A" w:rsidRDefault="000036DD" w:rsidP="00ED2B0F">
      <w:pPr>
        <w:jc w:val="both"/>
        <w:rPr>
          <w:rFonts w:ascii="Times New Roman" w:hAnsi="Times New Roman" w:cs="Times New Roman"/>
          <w:b/>
          <w:bCs/>
          <w:sz w:val="24"/>
          <w:szCs w:val="24"/>
          <w:rPrChange w:id="1230" w:author="Vanessa Delgado Saltos" w:date="2026-06-04T05:19:00Z" w16du:dateUtc="2026-06-04T10:19:00Z">
            <w:rPr>
              <w:b/>
              <w:bCs/>
            </w:rPr>
          </w:rPrChange>
        </w:rPr>
        <w:pPrChange w:id="1231" w:author="Vanessa Delgado Saltos" w:date="2026-06-04T05:28:00Z" w16du:dateUtc="2026-06-04T10:28:00Z">
          <w:pPr/>
        </w:pPrChange>
      </w:pPr>
      <w:r w:rsidRPr="0079121A">
        <w:rPr>
          <w:rFonts w:ascii="Times New Roman" w:hAnsi="Times New Roman" w:cs="Times New Roman"/>
          <w:b/>
          <w:bCs/>
          <w:sz w:val="24"/>
          <w:szCs w:val="24"/>
          <w:rPrChange w:id="1232" w:author="Vanessa Delgado Saltos" w:date="2026-06-04T05:19:00Z" w16du:dateUtc="2026-06-04T10:19:00Z">
            <w:rPr>
              <w:b/>
              <w:bCs/>
            </w:rPr>
          </w:rPrChange>
        </w:rPr>
        <w:t>RF-035: Reporte de Órdenes</w:t>
      </w:r>
    </w:p>
    <w:p w14:paraId="74E45E6E" w14:textId="77777777" w:rsidR="000036DD" w:rsidRPr="0079121A" w:rsidRDefault="000036DD" w:rsidP="00ED2B0F">
      <w:pPr>
        <w:jc w:val="both"/>
        <w:rPr>
          <w:rFonts w:ascii="Times New Roman" w:hAnsi="Times New Roman" w:cs="Times New Roman"/>
          <w:sz w:val="24"/>
          <w:szCs w:val="24"/>
          <w:rPrChange w:id="1233" w:author="Vanessa Delgado Saltos" w:date="2026-06-04T05:19:00Z" w16du:dateUtc="2026-06-04T10:19:00Z">
            <w:rPr/>
          </w:rPrChange>
        </w:rPr>
        <w:pPrChange w:id="1234" w:author="Vanessa Delgado Saltos" w:date="2026-06-04T05:28:00Z" w16du:dateUtc="2026-06-04T10:28:00Z">
          <w:pPr/>
        </w:pPrChange>
      </w:pPr>
      <w:r w:rsidRPr="0079121A">
        <w:rPr>
          <w:rFonts w:ascii="Times New Roman" w:hAnsi="Times New Roman" w:cs="Times New Roman"/>
          <w:sz w:val="24"/>
          <w:szCs w:val="24"/>
          <w:rPrChange w:id="1235" w:author="Vanessa Delgado Saltos" w:date="2026-06-04T05:19:00Z" w16du:dateUtc="2026-06-04T10:19:00Z">
            <w:rPr/>
          </w:rPrChange>
        </w:rPr>
        <w:t>El sistema deberá generar reportes sobre órdenes registradas, entregadas y pendientes.</w:t>
      </w:r>
    </w:p>
    <w:p w14:paraId="78078E01" w14:textId="77777777" w:rsidR="000036DD" w:rsidRPr="0079121A" w:rsidRDefault="000036DD" w:rsidP="00ED2B0F">
      <w:pPr>
        <w:jc w:val="both"/>
        <w:rPr>
          <w:rFonts w:ascii="Times New Roman" w:hAnsi="Times New Roman" w:cs="Times New Roman"/>
          <w:b/>
          <w:bCs/>
          <w:sz w:val="24"/>
          <w:szCs w:val="24"/>
          <w:rPrChange w:id="1236" w:author="Vanessa Delgado Saltos" w:date="2026-06-04T05:19:00Z" w16du:dateUtc="2026-06-04T10:19:00Z">
            <w:rPr>
              <w:b/>
              <w:bCs/>
            </w:rPr>
          </w:rPrChange>
        </w:rPr>
        <w:pPrChange w:id="1237" w:author="Vanessa Delgado Saltos" w:date="2026-06-04T05:28:00Z" w16du:dateUtc="2026-06-04T10:28:00Z">
          <w:pPr/>
        </w:pPrChange>
      </w:pPr>
      <w:r w:rsidRPr="0079121A">
        <w:rPr>
          <w:rFonts w:ascii="Times New Roman" w:hAnsi="Times New Roman" w:cs="Times New Roman"/>
          <w:b/>
          <w:bCs/>
          <w:sz w:val="24"/>
          <w:szCs w:val="24"/>
          <w:rPrChange w:id="1238" w:author="Vanessa Delgado Saltos" w:date="2026-06-04T05:19:00Z" w16du:dateUtc="2026-06-04T10:19:00Z">
            <w:rPr>
              <w:b/>
              <w:bCs/>
            </w:rPr>
          </w:rPrChange>
        </w:rPr>
        <w:t>RF-036: Reporte de Servicios</w:t>
      </w:r>
    </w:p>
    <w:p w14:paraId="54DFB9DE" w14:textId="77777777" w:rsidR="000036DD" w:rsidRPr="0079121A" w:rsidRDefault="000036DD" w:rsidP="00ED2B0F">
      <w:pPr>
        <w:jc w:val="both"/>
        <w:rPr>
          <w:rFonts w:ascii="Times New Roman" w:hAnsi="Times New Roman" w:cs="Times New Roman"/>
          <w:sz w:val="24"/>
          <w:szCs w:val="24"/>
          <w:rPrChange w:id="1239" w:author="Vanessa Delgado Saltos" w:date="2026-06-04T05:19:00Z" w16du:dateUtc="2026-06-04T10:19:00Z">
            <w:rPr/>
          </w:rPrChange>
        </w:rPr>
        <w:pPrChange w:id="1240" w:author="Vanessa Delgado Saltos" w:date="2026-06-04T05:28:00Z" w16du:dateUtc="2026-06-04T10:28:00Z">
          <w:pPr/>
        </w:pPrChange>
      </w:pPr>
      <w:r w:rsidRPr="0079121A">
        <w:rPr>
          <w:rFonts w:ascii="Times New Roman" w:hAnsi="Times New Roman" w:cs="Times New Roman"/>
          <w:sz w:val="24"/>
          <w:szCs w:val="24"/>
          <w:rPrChange w:id="1241" w:author="Vanessa Delgado Saltos" w:date="2026-06-04T05:19:00Z" w16du:dateUtc="2026-06-04T10:19:00Z">
            <w:rPr/>
          </w:rPrChange>
        </w:rPr>
        <w:t>El sistema deberá mostrar estadísticas de los servicios más solicitados.</w:t>
      </w:r>
    </w:p>
    <w:p w14:paraId="25EA5D15" w14:textId="77777777" w:rsidR="000036DD" w:rsidRPr="0079121A" w:rsidRDefault="000036DD" w:rsidP="00ED2B0F">
      <w:pPr>
        <w:jc w:val="both"/>
        <w:rPr>
          <w:rFonts w:ascii="Times New Roman" w:hAnsi="Times New Roman" w:cs="Times New Roman"/>
          <w:b/>
          <w:bCs/>
          <w:sz w:val="24"/>
          <w:szCs w:val="24"/>
          <w:rPrChange w:id="1242" w:author="Vanessa Delgado Saltos" w:date="2026-06-04T05:19:00Z" w16du:dateUtc="2026-06-04T10:19:00Z">
            <w:rPr>
              <w:b/>
              <w:bCs/>
            </w:rPr>
          </w:rPrChange>
        </w:rPr>
        <w:pPrChange w:id="1243" w:author="Vanessa Delgado Saltos" w:date="2026-06-04T05:28:00Z" w16du:dateUtc="2026-06-04T10:28:00Z">
          <w:pPr/>
        </w:pPrChange>
      </w:pPr>
      <w:r w:rsidRPr="0079121A">
        <w:rPr>
          <w:rFonts w:ascii="Times New Roman" w:hAnsi="Times New Roman" w:cs="Times New Roman"/>
          <w:b/>
          <w:bCs/>
          <w:sz w:val="24"/>
          <w:szCs w:val="24"/>
          <w:rPrChange w:id="1244" w:author="Vanessa Delgado Saltos" w:date="2026-06-04T05:19:00Z" w16du:dateUtc="2026-06-04T10:19:00Z">
            <w:rPr>
              <w:b/>
              <w:bCs/>
            </w:rPr>
          </w:rPrChange>
        </w:rPr>
        <w:t>RF-037: Reporte de Pagos Pendientes</w:t>
      </w:r>
    </w:p>
    <w:p w14:paraId="2B01A388" w14:textId="77777777" w:rsidR="000036DD" w:rsidRPr="0079121A" w:rsidRDefault="000036DD" w:rsidP="00ED2B0F">
      <w:pPr>
        <w:jc w:val="both"/>
        <w:rPr>
          <w:rFonts w:ascii="Times New Roman" w:hAnsi="Times New Roman" w:cs="Times New Roman"/>
          <w:sz w:val="24"/>
          <w:szCs w:val="24"/>
          <w:rPrChange w:id="1245" w:author="Vanessa Delgado Saltos" w:date="2026-06-04T05:19:00Z" w16du:dateUtc="2026-06-04T10:19:00Z">
            <w:rPr/>
          </w:rPrChange>
        </w:rPr>
        <w:pPrChange w:id="1246" w:author="Vanessa Delgado Saltos" w:date="2026-06-04T05:28:00Z" w16du:dateUtc="2026-06-04T10:28:00Z">
          <w:pPr/>
        </w:pPrChange>
      </w:pPr>
      <w:r w:rsidRPr="0079121A">
        <w:rPr>
          <w:rFonts w:ascii="Times New Roman" w:hAnsi="Times New Roman" w:cs="Times New Roman"/>
          <w:sz w:val="24"/>
          <w:szCs w:val="24"/>
          <w:rPrChange w:id="1247" w:author="Vanessa Delgado Saltos" w:date="2026-06-04T05:19:00Z" w16du:dateUtc="2026-06-04T10:19:00Z">
            <w:rPr/>
          </w:rPrChange>
        </w:rPr>
        <w:t>El sistema deberá generar reportes de órdenes con saldos pendientes de pago.</w:t>
      </w:r>
    </w:p>
    <w:p w14:paraId="78EB5505" w14:textId="5389CEEF" w:rsidR="000036DD" w:rsidRPr="0079121A" w:rsidRDefault="00075822" w:rsidP="00ED2B0F">
      <w:pPr>
        <w:jc w:val="both"/>
        <w:rPr>
          <w:rFonts w:ascii="Times New Roman" w:hAnsi="Times New Roman" w:cs="Times New Roman"/>
          <w:sz w:val="24"/>
          <w:szCs w:val="24"/>
          <w:rPrChange w:id="1248" w:author="Vanessa Delgado Saltos" w:date="2026-06-04T05:19:00Z" w16du:dateUtc="2026-06-04T10:19:00Z">
            <w:rPr/>
          </w:rPrChange>
        </w:rPr>
        <w:pPrChange w:id="1249" w:author="Vanessa Delgado Saltos" w:date="2026-06-04T05:28:00Z" w16du:dateUtc="2026-06-04T10:28:00Z">
          <w:pPr/>
        </w:pPrChange>
      </w:pPr>
      <w:del w:id="1250" w:author="Vanessa Delgado Saltos" w:date="2026-06-04T05:29:00Z" w16du:dateUtc="2026-06-04T10:29:00Z">
        <w:r w:rsidRPr="0079121A" w:rsidDel="00ED2B0F">
          <w:rPr>
            <w:rFonts w:ascii="Times New Roman" w:hAnsi="Times New Roman" w:cs="Times New Roman"/>
            <w:sz w:val="24"/>
            <w:szCs w:val="24"/>
            <w:rPrChange w:id="1251" w:author="Vanessa Delgado Saltos" w:date="2026-06-04T05:19:00Z" w16du:dateUtc="2026-06-04T10:19:00Z">
              <w:rPr/>
            </w:rPrChange>
          </w:rPr>
          <w:pict w14:anchorId="7BFD5A4B">
            <v:rect id="_x0000_i1030" style="width:0;height:1.5pt" o:hralign="center" o:hrstd="t" o:hr="t" fillcolor="#a0a0a0" stroked="f"/>
          </w:pict>
        </w:r>
      </w:del>
    </w:p>
    <w:p w14:paraId="77299EFE" w14:textId="000D5470" w:rsidR="000036DD" w:rsidRPr="00ED2B0F" w:rsidRDefault="00ED2B0F" w:rsidP="00ED2B0F">
      <w:pPr>
        <w:pStyle w:val="Ttulo1"/>
        <w:pPrChange w:id="1252" w:author="Vanessa Delgado Saltos" w:date="2026-06-04T05:29:00Z" w16du:dateUtc="2026-06-04T10:29:00Z">
          <w:pPr/>
        </w:pPrChange>
      </w:pPr>
      <w:bookmarkStart w:id="1253" w:name="_Toc231443943"/>
      <w:ins w:id="1254" w:author="Vanessa Delgado Saltos" w:date="2026-06-04T05:29:00Z" w16du:dateUtc="2026-06-04T10:29:00Z">
        <w:r>
          <w:t>3</w:t>
        </w:r>
      </w:ins>
      <w:del w:id="1255" w:author="Vanessa Delgado Saltos" w:date="2026-06-04T05:29:00Z" w16du:dateUtc="2026-06-04T10:29:00Z">
        <w:r w:rsidR="000036DD" w:rsidRPr="00ED2B0F" w:rsidDel="00ED2B0F">
          <w:delText>4</w:delText>
        </w:r>
      </w:del>
      <w:r w:rsidR="000036DD" w:rsidRPr="00ED2B0F">
        <w:t>.7 Gestión de Usuarios y Seguridad</w:t>
      </w:r>
      <w:bookmarkEnd w:id="1253"/>
    </w:p>
    <w:p w14:paraId="12C571FC" w14:textId="77777777" w:rsidR="000036DD" w:rsidRPr="0079121A" w:rsidRDefault="000036DD" w:rsidP="00ED2B0F">
      <w:pPr>
        <w:jc w:val="both"/>
        <w:rPr>
          <w:rFonts w:ascii="Times New Roman" w:hAnsi="Times New Roman" w:cs="Times New Roman"/>
          <w:b/>
          <w:bCs/>
          <w:sz w:val="24"/>
          <w:szCs w:val="24"/>
          <w:rPrChange w:id="1256" w:author="Vanessa Delgado Saltos" w:date="2026-06-04T05:19:00Z" w16du:dateUtc="2026-06-04T10:19:00Z">
            <w:rPr>
              <w:b/>
              <w:bCs/>
            </w:rPr>
          </w:rPrChange>
        </w:rPr>
        <w:pPrChange w:id="1257" w:author="Vanessa Delgado Saltos" w:date="2026-06-04T05:28:00Z" w16du:dateUtc="2026-06-04T10:28:00Z">
          <w:pPr/>
        </w:pPrChange>
      </w:pPr>
      <w:r w:rsidRPr="0079121A">
        <w:rPr>
          <w:rFonts w:ascii="Times New Roman" w:hAnsi="Times New Roman" w:cs="Times New Roman"/>
          <w:b/>
          <w:bCs/>
          <w:sz w:val="24"/>
          <w:szCs w:val="24"/>
          <w:rPrChange w:id="1258" w:author="Vanessa Delgado Saltos" w:date="2026-06-04T05:19:00Z" w16du:dateUtc="2026-06-04T10:19:00Z">
            <w:rPr>
              <w:b/>
              <w:bCs/>
            </w:rPr>
          </w:rPrChange>
        </w:rPr>
        <w:t>RF-038: Inicio de Sesión</w:t>
      </w:r>
    </w:p>
    <w:p w14:paraId="3BB27FD4" w14:textId="77777777" w:rsidR="000036DD" w:rsidRPr="0079121A" w:rsidRDefault="000036DD" w:rsidP="00ED2B0F">
      <w:pPr>
        <w:jc w:val="both"/>
        <w:rPr>
          <w:rFonts w:ascii="Times New Roman" w:hAnsi="Times New Roman" w:cs="Times New Roman"/>
          <w:sz w:val="24"/>
          <w:szCs w:val="24"/>
          <w:rPrChange w:id="1259" w:author="Vanessa Delgado Saltos" w:date="2026-06-04T05:19:00Z" w16du:dateUtc="2026-06-04T10:19:00Z">
            <w:rPr/>
          </w:rPrChange>
        </w:rPr>
        <w:pPrChange w:id="1260" w:author="Vanessa Delgado Saltos" w:date="2026-06-04T05:28:00Z" w16du:dateUtc="2026-06-04T10:28:00Z">
          <w:pPr/>
        </w:pPrChange>
      </w:pPr>
      <w:r w:rsidRPr="0079121A">
        <w:rPr>
          <w:rFonts w:ascii="Times New Roman" w:hAnsi="Times New Roman" w:cs="Times New Roman"/>
          <w:sz w:val="24"/>
          <w:szCs w:val="24"/>
          <w:rPrChange w:id="1261" w:author="Vanessa Delgado Saltos" w:date="2026-06-04T05:19:00Z" w16du:dateUtc="2026-06-04T10:19:00Z">
            <w:rPr/>
          </w:rPrChange>
        </w:rPr>
        <w:t>El sistema deberá permitir que los usuarios se autentiquen mediante credenciales.</w:t>
      </w:r>
    </w:p>
    <w:p w14:paraId="49DEB318" w14:textId="77777777" w:rsidR="000036DD" w:rsidRPr="0079121A" w:rsidRDefault="000036DD" w:rsidP="00ED2B0F">
      <w:pPr>
        <w:jc w:val="both"/>
        <w:rPr>
          <w:rFonts w:ascii="Times New Roman" w:hAnsi="Times New Roman" w:cs="Times New Roman"/>
          <w:b/>
          <w:bCs/>
          <w:sz w:val="24"/>
          <w:szCs w:val="24"/>
          <w:rPrChange w:id="1262" w:author="Vanessa Delgado Saltos" w:date="2026-06-04T05:19:00Z" w16du:dateUtc="2026-06-04T10:19:00Z">
            <w:rPr>
              <w:b/>
              <w:bCs/>
            </w:rPr>
          </w:rPrChange>
        </w:rPr>
        <w:pPrChange w:id="1263" w:author="Vanessa Delgado Saltos" w:date="2026-06-04T05:28:00Z" w16du:dateUtc="2026-06-04T10:28:00Z">
          <w:pPr/>
        </w:pPrChange>
      </w:pPr>
      <w:r w:rsidRPr="0079121A">
        <w:rPr>
          <w:rFonts w:ascii="Times New Roman" w:hAnsi="Times New Roman" w:cs="Times New Roman"/>
          <w:b/>
          <w:bCs/>
          <w:sz w:val="24"/>
          <w:szCs w:val="24"/>
          <w:rPrChange w:id="1264" w:author="Vanessa Delgado Saltos" w:date="2026-06-04T05:19:00Z" w16du:dateUtc="2026-06-04T10:19:00Z">
            <w:rPr>
              <w:b/>
              <w:bCs/>
            </w:rPr>
          </w:rPrChange>
        </w:rPr>
        <w:t>RF-039: Registro de Usuarios</w:t>
      </w:r>
    </w:p>
    <w:p w14:paraId="7F8979B4" w14:textId="77777777" w:rsidR="000036DD" w:rsidRPr="0079121A" w:rsidRDefault="000036DD" w:rsidP="00ED2B0F">
      <w:pPr>
        <w:jc w:val="both"/>
        <w:rPr>
          <w:rFonts w:ascii="Times New Roman" w:hAnsi="Times New Roman" w:cs="Times New Roman"/>
          <w:sz w:val="24"/>
          <w:szCs w:val="24"/>
          <w:rPrChange w:id="1265" w:author="Vanessa Delgado Saltos" w:date="2026-06-04T05:19:00Z" w16du:dateUtc="2026-06-04T10:19:00Z">
            <w:rPr/>
          </w:rPrChange>
        </w:rPr>
        <w:pPrChange w:id="1266" w:author="Vanessa Delgado Saltos" w:date="2026-06-04T05:28:00Z" w16du:dateUtc="2026-06-04T10:28:00Z">
          <w:pPr/>
        </w:pPrChange>
      </w:pPr>
      <w:r w:rsidRPr="0079121A">
        <w:rPr>
          <w:rFonts w:ascii="Times New Roman" w:hAnsi="Times New Roman" w:cs="Times New Roman"/>
          <w:sz w:val="24"/>
          <w:szCs w:val="24"/>
          <w:rPrChange w:id="1267" w:author="Vanessa Delgado Saltos" w:date="2026-06-04T05:19:00Z" w16du:dateUtc="2026-06-04T10:19:00Z">
            <w:rPr/>
          </w:rPrChange>
        </w:rPr>
        <w:t>El administrador deberá poder crear cuentas para los empleados.</w:t>
      </w:r>
    </w:p>
    <w:p w14:paraId="580EF45C" w14:textId="77777777" w:rsidR="000036DD" w:rsidRPr="0079121A" w:rsidRDefault="000036DD" w:rsidP="00ED2B0F">
      <w:pPr>
        <w:jc w:val="both"/>
        <w:rPr>
          <w:rFonts w:ascii="Times New Roman" w:hAnsi="Times New Roman" w:cs="Times New Roman"/>
          <w:b/>
          <w:bCs/>
          <w:sz w:val="24"/>
          <w:szCs w:val="24"/>
          <w:rPrChange w:id="1268" w:author="Vanessa Delgado Saltos" w:date="2026-06-04T05:19:00Z" w16du:dateUtc="2026-06-04T10:19:00Z">
            <w:rPr>
              <w:b/>
              <w:bCs/>
            </w:rPr>
          </w:rPrChange>
        </w:rPr>
        <w:pPrChange w:id="1269" w:author="Vanessa Delgado Saltos" w:date="2026-06-04T05:28:00Z" w16du:dateUtc="2026-06-04T10:28:00Z">
          <w:pPr/>
        </w:pPrChange>
      </w:pPr>
      <w:r w:rsidRPr="0079121A">
        <w:rPr>
          <w:rFonts w:ascii="Times New Roman" w:hAnsi="Times New Roman" w:cs="Times New Roman"/>
          <w:b/>
          <w:bCs/>
          <w:sz w:val="24"/>
          <w:szCs w:val="24"/>
          <w:rPrChange w:id="1270" w:author="Vanessa Delgado Saltos" w:date="2026-06-04T05:19:00Z" w16du:dateUtc="2026-06-04T10:19:00Z">
            <w:rPr>
              <w:b/>
              <w:bCs/>
            </w:rPr>
          </w:rPrChange>
        </w:rPr>
        <w:t>RF-040: Gestión de Roles</w:t>
      </w:r>
    </w:p>
    <w:p w14:paraId="50C164EF" w14:textId="77777777" w:rsidR="000036DD" w:rsidRPr="0079121A" w:rsidRDefault="000036DD" w:rsidP="00ED2B0F">
      <w:pPr>
        <w:jc w:val="both"/>
        <w:rPr>
          <w:rFonts w:ascii="Times New Roman" w:hAnsi="Times New Roman" w:cs="Times New Roman"/>
          <w:sz w:val="24"/>
          <w:szCs w:val="24"/>
          <w:rPrChange w:id="1271" w:author="Vanessa Delgado Saltos" w:date="2026-06-04T05:19:00Z" w16du:dateUtc="2026-06-04T10:19:00Z">
            <w:rPr/>
          </w:rPrChange>
        </w:rPr>
        <w:pPrChange w:id="1272" w:author="Vanessa Delgado Saltos" w:date="2026-06-04T05:28:00Z" w16du:dateUtc="2026-06-04T10:28:00Z">
          <w:pPr/>
        </w:pPrChange>
      </w:pPr>
      <w:r w:rsidRPr="0079121A">
        <w:rPr>
          <w:rFonts w:ascii="Times New Roman" w:hAnsi="Times New Roman" w:cs="Times New Roman"/>
          <w:sz w:val="24"/>
          <w:szCs w:val="24"/>
          <w:rPrChange w:id="1273" w:author="Vanessa Delgado Saltos" w:date="2026-06-04T05:19:00Z" w16du:dateUtc="2026-06-04T10:19:00Z">
            <w:rPr/>
          </w:rPrChange>
        </w:rPr>
        <w:t>El sistema deberá permitir asignar roles como administrador, recepcionista y operario.</w:t>
      </w:r>
    </w:p>
    <w:p w14:paraId="2649F3CD" w14:textId="77777777" w:rsidR="000036DD" w:rsidRPr="0079121A" w:rsidRDefault="000036DD" w:rsidP="00ED2B0F">
      <w:pPr>
        <w:jc w:val="both"/>
        <w:rPr>
          <w:rFonts w:ascii="Times New Roman" w:hAnsi="Times New Roman" w:cs="Times New Roman"/>
          <w:b/>
          <w:bCs/>
          <w:sz w:val="24"/>
          <w:szCs w:val="24"/>
          <w:rPrChange w:id="1274" w:author="Vanessa Delgado Saltos" w:date="2026-06-04T05:19:00Z" w16du:dateUtc="2026-06-04T10:19:00Z">
            <w:rPr>
              <w:b/>
              <w:bCs/>
            </w:rPr>
          </w:rPrChange>
        </w:rPr>
        <w:pPrChange w:id="1275" w:author="Vanessa Delgado Saltos" w:date="2026-06-04T05:28:00Z" w16du:dateUtc="2026-06-04T10:28:00Z">
          <w:pPr/>
        </w:pPrChange>
      </w:pPr>
      <w:r w:rsidRPr="0079121A">
        <w:rPr>
          <w:rFonts w:ascii="Times New Roman" w:hAnsi="Times New Roman" w:cs="Times New Roman"/>
          <w:b/>
          <w:bCs/>
          <w:sz w:val="24"/>
          <w:szCs w:val="24"/>
          <w:rPrChange w:id="1276" w:author="Vanessa Delgado Saltos" w:date="2026-06-04T05:19:00Z" w16du:dateUtc="2026-06-04T10:19:00Z">
            <w:rPr>
              <w:b/>
              <w:bCs/>
            </w:rPr>
          </w:rPrChange>
        </w:rPr>
        <w:t>RF-041: Control de Permisos</w:t>
      </w:r>
    </w:p>
    <w:p w14:paraId="7E1AC42E" w14:textId="77777777" w:rsidR="000036DD" w:rsidRPr="0079121A" w:rsidRDefault="000036DD" w:rsidP="00ED2B0F">
      <w:pPr>
        <w:jc w:val="both"/>
        <w:rPr>
          <w:rFonts w:ascii="Times New Roman" w:hAnsi="Times New Roman" w:cs="Times New Roman"/>
          <w:sz w:val="24"/>
          <w:szCs w:val="24"/>
          <w:rPrChange w:id="1277" w:author="Vanessa Delgado Saltos" w:date="2026-06-04T05:19:00Z" w16du:dateUtc="2026-06-04T10:19:00Z">
            <w:rPr/>
          </w:rPrChange>
        </w:rPr>
        <w:pPrChange w:id="1278" w:author="Vanessa Delgado Saltos" w:date="2026-06-04T05:28:00Z" w16du:dateUtc="2026-06-04T10:28:00Z">
          <w:pPr/>
        </w:pPrChange>
      </w:pPr>
      <w:r w:rsidRPr="0079121A">
        <w:rPr>
          <w:rFonts w:ascii="Times New Roman" w:hAnsi="Times New Roman" w:cs="Times New Roman"/>
          <w:sz w:val="24"/>
          <w:szCs w:val="24"/>
          <w:rPrChange w:id="1279" w:author="Vanessa Delgado Saltos" w:date="2026-06-04T05:19:00Z" w16du:dateUtc="2026-06-04T10:19:00Z">
            <w:rPr/>
          </w:rPrChange>
        </w:rPr>
        <w:lastRenderedPageBreak/>
        <w:t>El sistema deberá restringir el acceso a funciones según el rol del usuario.</w:t>
      </w:r>
    </w:p>
    <w:p w14:paraId="63E50834" w14:textId="77777777" w:rsidR="000036DD" w:rsidRPr="0079121A" w:rsidRDefault="000036DD" w:rsidP="00ED2B0F">
      <w:pPr>
        <w:jc w:val="both"/>
        <w:rPr>
          <w:rFonts w:ascii="Times New Roman" w:hAnsi="Times New Roman" w:cs="Times New Roman"/>
          <w:b/>
          <w:bCs/>
          <w:sz w:val="24"/>
          <w:szCs w:val="24"/>
          <w:rPrChange w:id="1280" w:author="Vanessa Delgado Saltos" w:date="2026-06-04T05:19:00Z" w16du:dateUtc="2026-06-04T10:19:00Z">
            <w:rPr>
              <w:b/>
              <w:bCs/>
            </w:rPr>
          </w:rPrChange>
        </w:rPr>
        <w:pPrChange w:id="1281" w:author="Vanessa Delgado Saltos" w:date="2026-06-04T05:28:00Z" w16du:dateUtc="2026-06-04T10:28:00Z">
          <w:pPr/>
        </w:pPrChange>
      </w:pPr>
      <w:r w:rsidRPr="0079121A">
        <w:rPr>
          <w:rFonts w:ascii="Times New Roman" w:hAnsi="Times New Roman" w:cs="Times New Roman"/>
          <w:b/>
          <w:bCs/>
          <w:sz w:val="24"/>
          <w:szCs w:val="24"/>
          <w:rPrChange w:id="1282" w:author="Vanessa Delgado Saltos" w:date="2026-06-04T05:19:00Z" w16du:dateUtc="2026-06-04T10:19:00Z">
            <w:rPr>
              <w:b/>
              <w:bCs/>
            </w:rPr>
          </w:rPrChange>
        </w:rPr>
        <w:t>RF-042: Registro de Actividades</w:t>
      </w:r>
    </w:p>
    <w:p w14:paraId="64789784" w14:textId="77777777" w:rsidR="000036DD" w:rsidRPr="0079121A" w:rsidRDefault="000036DD" w:rsidP="00ED2B0F">
      <w:pPr>
        <w:jc w:val="both"/>
        <w:rPr>
          <w:rFonts w:ascii="Times New Roman" w:hAnsi="Times New Roman" w:cs="Times New Roman"/>
          <w:sz w:val="24"/>
          <w:szCs w:val="24"/>
          <w:rPrChange w:id="1283" w:author="Vanessa Delgado Saltos" w:date="2026-06-04T05:19:00Z" w16du:dateUtc="2026-06-04T10:19:00Z">
            <w:rPr/>
          </w:rPrChange>
        </w:rPr>
        <w:pPrChange w:id="1284" w:author="Vanessa Delgado Saltos" w:date="2026-06-04T05:28:00Z" w16du:dateUtc="2026-06-04T10:28:00Z">
          <w:pPr/>
        </w:pPrChange>
      </w:pPr>
      <w:r w:rsidRPr="0079121A">
        <w:rPr>
          <w:rFonts w:ascii="Times New Roman" w:hAnsi="Times New Roman" w:cs="Times New Roman"/>
          <w:sz w:val="24"/>
          <w:szCs w:val="24"/>
          <w:rPrChange w:id="1285" w:author="Vanessa Delgado Saltos" w:date="2026-06-04T05:19:00Z" w16du:dateUtc="2026-06-04T10:19:00Z">
            <w:rPr/>
          </w:rPrChange>
        </w:rPr>
        <w:t>El sistema deberá almacenar un historial de acciones realizadas por los usuarios.</w:t>
      </w:r>
    </w:p>
    <w:p w14:paraId="0159A0FD" w14:textId="77777777" w:rsidR="000036DD" w:rsidRPr="0079121A" w:rsidRDefault="000036DD" w:rsidP="00ED2B0F">
      <w:pPr>
        <w:jc w:val="both"/>
        <w:rPr>
          <w:rFonts w:ascii="Times New Roman" w:hAnsi="Times New Roman" w:cs="Times New Roman"/>
          <w:b/>
          <w:bCs/>
          <w:sz w:val="24"/>
          <w:szCs w:val="24"/>
          <w:rPrChange w:id="1286" w:author="Vanessa Delgado Saltos" w:date="2026-06-04T05:19:00Z" w16du:dateUtc="2026-06-04T10:19:00Z">
            <w:rPr>
              <w:b/>
              <w:bCs/>
            </w:rPr>
          </w:rPrChange>
        </w:rPr>
        <w:pPrChange w:id="1287" w:author="Vanessa Delgado Saltos" w:date="2026-06-04T05:28:00Z" w16du:dateUtc="2026-06-04T10:28:00Z">
          <w:pPr/>
        </w:pPrChange>
      </w:pPr>
      <w:r w:rsidRPr="0079121A">
        <w:rPr>
          <w:rFonts w:ascii="Times New Roman" w:hAnsi="Times New Roman" w:cs="Times New Roman"/>
          <w:b/>
          <w:bCs/>
          <w:sz w:val="24"/>
          <w:szCs w:val="24"/>
          <w:rPrChange w:id="1288" w:author="Vanessa Delgado Saltos" w:date="2026-06-04T05:19:00Z" w16du:dateUtc="2026-06-04T10:19:00Z">
            <w:rPr>
              <w:b/>
              <w:bCs/>
            </w:rPr>
          </w:rPrChange>
        </w:rPr>
        <w:t>RF-043: Cierre de Sesión</w:t>
      </w:r>
    </w:p>
    <w:p w14:paraId="6681AAF4" w14:textId="77777777" w:rsidR="000036DD" w:rsidRPr="0079121A" w:rsidRDefault="000036DD" w:rsidP="00ED2B0F">
      <w:pPr>
        <w:jc w:val="both"/>
        <w:rPr>
          <w:rFonts w:ascii="Times New Roman" w:hAnsi="Times New Roman" w:cs="Times New Roman"/>
          <w:sz w:val="24"/>
          <w:szCs w:val="24"/>
          <w:rPrChange w:id="1289" w:author="Vanessa Delgado Saltos" w:date="2026-06-04T05:19:00Z" w16du:dateUtc="2026-06-04T10:19:00Z">
            <w:rPr/>
          </w:rPrChange>
        </w:rPr>
        <w:pPrChange w:id="1290" w:author="Vanessa Delgado Saltos" w:date="2026-06-04T05:28:00Z" w16du:dateUtc="2026-06-04T10:28:00Z">
          <w:pPr/>
        </w:pPrChange>
      </w:pPr>
      <w:r w:rsidRPr="0079121A">
        <w:rPr>
          <w:rFonts w:ascii="Times New Roman" w:hAnsi="Times New Roman" w:cs="Times New Roman"/>
          <w:sz w:val="24"/>
          <w:szCs w:val="24"/>
          <w:rPrChange w:id="1291" w:author="Vanessa Delgado Saltos" w:date="2026-06-04T05:19:00Z" w16du:dateUtc="2026-06-04T10:19:00Z">
            <w:rPr/>
          </w:rPrChange>
        </w:rPr>
        <w:t>El sistema deberá permitir finalizar la sesión de forma segura.</w:t>
      </w:r>
    </w:p>
    <w:p w14:paraId="5E6BEBCB" w14:textId="77777777" w:rsidR="00477126" w:rsidRPr="0079121A" w:rsidRDefault="00477126" w:rsidP="00ED2B0F">
      <w:pPr>
        <w:jc w:val="both"/>
        <w:rPr>
          <w:rFonts w:ascii="Times New Roman" w:hAnsi="Times New Roman" w:cs="Times New Roman"/>
          <w:sz w:val="24"/>
          <w:szCs w:val="24"/>
          <w:rPrChange w:id="1292" w:author="Vanessa Delgado Saltos" w:date="2026-06-04T05:19:00Z" w16du:dateUtc="2026-06-04T10:19:00Z">
            <w:rPr/>
          </w:rPrChange>
        </w:rPr>
        <w:pPrChange w:id="1293" w:author="Vanessa Delgado Saltos" w:date="2026-06-04T05:28:00Z" w16du:dateUtc="2026-06-04T10:28:00Z">
          <w:pPr/>
        </w:pPrChange>
      </w:pPr>
    </w:p>
    <w:p w14:paraId="10E007E4" w14:textId="5F159267" w:rsidR="000036DD" w:rsidRPr="00ED2B0F" w:rsidRDefault="00ED2B0F" w:rsidP="00ED2B0F">
      <w:pPr>
        <w:pStyle w:val="Ttulo1"/>
        <w:pPrChange w:id="1294" w:author="Vanessa Delgado Saltos" w:date="2026-06-04T05:30:00Z" w16du:dateUtc="2026-06-04T10:30:00Z">
          <w:pPr/>
        </w:pPrChange>
      </w:pPr>
      <w:bookmarkStart w:id="1295" w:name="_Toc231443944"/>
      <w:ins w:id="1296" w:author="Vanessa Delgado Saltos" w:date="2026-06-04T05:29:00Z" w16du:dateUtc="2026-06-04T10:29:00Z">
        <w:r>
          <w:t>4</w:t>
        </w:r>
      </w:ins>
      <w:del w:id="1297" w:author="Vanessa Delgado Saltos" w:date="2026-06-04T05:29:00Z" w16du:dateUtc="2026-06-04T10:29:00Z">
        <w:r w:rsidR="000036DD" w:rsidRPr="00ED2B0F" w:rsidDel="00ED2B0F">
          <w:delText>5</w:delText>
        </w:r>
      </w:del>
      <w:r w:rsidR="000036DD" w:rsidRPr="00ED2B0F">
        <w:t>. Requisitos No Funcionales</w:t>
      </w:r>
      <w:bookmarkEnd w:id="1295"/>
    </w:p>
    <w:p w14:paraId="7D9B5EE3" w14:textId="5881EFAF" w:rsidR="000036DD" w:rsidRPr="00ED2B0F" w:rsidRDefault="00ED2B0F" w:rsidP="00ED2B0F">
      <w:pPr>
        <w:pStyle w:val="Ttulo1"/>
        <w:pPrChange w:id="1298" w:author="Vanessa Delgado Saltos" w:date="2026-06-04T05:30:00Z" w16du:dateUtc="2026-06-04T10:30:00Z">
          <w:pPr/>
        </w:pPrChange>
      </w:pPr>
      <w:bookmarkStart w:id="1299" w:name="_Toc231443945"/>
      <w:ins w:id="1300" w:author="Vanessa Delgado Saltos" w:date="2026-06-04T05:30:00Z" w16du:dateUtc="2026-06-04T10:30:00Z">
        <w:r>
          <w:t>4</w:t>
        </w:r>
      </w:ins>
      <w:del w:id="1301" w:author="Vanessa Delgado Saltos" w:date="2026-06-04T05:30:00Z" w16du:dateUtc="2026-06-04T10:30:00Z">
        <w:r w:rsidR="000036DD" w:rsidRPr="00ED2B0F" w:rsidDel="00ED2B0F">
          <w:delText>5</w:delText>
        </w:r>
      </w:del>
      <w:r w:rsidR="000036DD" w:rsidRPr="00ED2B0F">
        <w:t>.1 Usabilidad</w:t>
      </w:r>
      <w:bookmarkEnd w:id="1299"/>
    </w:p>
    <w:p w14:paraId="4C9418FC" w14:textId="77777777" w:rsidR="000036DD" w:rsidRPr="0079121A" w:rsidRDefault="000036DD" w:rsidP="00ED2B0F">
      <w:pPr>
        <w:jc w:val="both"/>
        <w:rPr>
          <w:rFonts w:ascii="Times New Roman" w:hAnsi="Times New Roman" w:cs="Times New Roman"/>
          <w:b/>
          <w:bCs/>
          <w:sz w:val="24"/>
          <w:szCs w:val="24"/>
          <w:rPrChange w:id="1302" w:author="Vanessa Delgado Saltos" w:date="2026-06-04T05:19:00Z" w16du:dateUtc="2026-06-04T10:19:00Z">
            <w:rPr>
              <w:b/>
              <w:bCs/>
            </w:rPr>
          </w:rPrChange>
        </w:rPr>
        <w:pPrChange w:id="1303" w:author="Vanessa Delgado Saltos" w:date="2026-06-04T05:28:00Z" w16du:dateUtc="2026-06-04T10:28:00Z">
          <w:pPr/>
        </w:pPrChange>
      </w:pPr>
      <w:r w:rsidRPr="0079121A">
        <w:rPr>
          <w:rFonts w:ascii="Times New Roman" w:hAnsi="Times New Roman" w:cs="Times New Roman"/>
          <w:b/>
          <w:bCs/>
          <w:sz w:val="24"/>
          <w:szCs w:val="24"/>
          <w:rPrChange w:id="1304" w:author="Vanessa Delgado Saltos" w:date="2026-06-04T05:19:00Z" w16du:dateUtc="2026-06-04T10:19:00Z">
            <w:rPr>
              <w:b/>
              <w:bCs/>
            </w:rPr>
          </w:rPrChange>
        </w:rPr>
        <w:t>RNF-001: Facilidad de uso</w:t>
      </w:r>
    </w:p>
    <w:p w14:paraId="688F5263" w14:textId="77777777" w:rsidR="000036DD" w:rsidRPr="0079121A" w:rsidRDefault="000036DD" w:rsidP="00ED2B0F">
      <w:pPr>
        <w:jc w:val="both"/>
        <w:rPr>
          <w:rFonts w:ascii="Times New Roman" w:hAnsi="Times New Roman" w:cs="Times New Roman"/>
          <w:sz w:val="24"/>
          <w:szCs w:val="24"/>
          <w:rPrChange w:id="1305" w:author="Vanessa Delgado Saltos" w:date="2026-06-04T05:19:00Z" w16du:dateUtc="2026-06-04T10:19:00Z">
            <w:rPr/>
          </w:rPrChange>
        </w:rPr>
        <w:pPrChange w:id="1306" w:author="Vanessa Delgado Saltos" w:date="2026-06-04T05:28:00Z" w16du:dateUtc="2026-06-04T10:28:00Z">
          <w:pPr/>
        </w:pPrChange>
      </w:pPr>
      <w:r w:rsidRPr="0079121A">
        <w:rPr>
          <w:rFonts w:ascii="Times New Roman" w:hAnsi="Times New Roman" w:cs="Times New Roman"/>
          <w:sz w:val="24"/>
          <w:szCs w:val="24"/>
          <w:rPrChange w:id="1307" w:author="Vanessa Delgado Saltos" w:date="2026-06-04T05:19:00Z" w16du:dateUtc="2026-06-04T10:19:00Z">
            <w:rPr/>
          </w:rPrChange>
        </w:rPr>
        <w:t>El sistema deberá presentar una interfaz intuitiva y fácil de utilizar para usuarios con conocimientos básicos de informática.</w:t>
      </w:r>
    </w:p>
    <w:p w14:paraId="5D588DCF" w14:textId="77777777" w:rsidR="000036DD" w:rsidRPr="0079121A" w:rsidRDefault="000036DD" w:rsidP="00ED2B0F">
      <w:pPr>
        <w:jc w:val="both"/>
        <w:rPr>
          <w:rFonts w:ascii="Times New Roman" w:hAnsi="Times New Roman" w:cs="Times New Roman"/>
          <w:b/>
          <w:bCs/>
          <w:sz w:val="24"/>
          <w:szCs w:val="24"/>
          <w:rPrChange w:id="1308" w:author="Vanessa Delgado Saltos" w:date="2026-06-04T05:19:00Z" w16du:dateUtc="2026-06-04T10:19:00Z">
            <w:rPr>
              <w:b/>
              <w:bCs/>
            </w:rPr>
          </w:rPrChange>
        </w:rPr>
        <w:pPrChange w:id="1309" w:author="Vanessa Delgado Saltos" w:date="2026-06-04T05:28:00Z" w16du:dateUtc="2026-06-04T10:28:00Z">
          <w:pPr/>
        </w:pPrChange>
      </w:pPr>
      <w:r w:rsidRPr="0079121A">
        <w:rPr>
          <w:rFonts w:ascii="Times New Roman" w:hAnsi="Times New Roman" w:cs="Times New Roman"/>
          <w:b/>
          <w:bCs/>
          <w:sz w:val="24"/>
          <w:szCs w:val="24"/>
          <w:rPrChange w:id="1310" w:author="Vanessa Delgado Saltos" w:date="2026-06-04T05:19:00Z" w16du:dateUtc="2026-06-04T10:19:00Z">
            <w:rPr>
              <w:b/>
              <w:bCs/>
            </w:rPr>
          </w:rPrChange>
        </w:rPr>
        <w:t>RNF-002: Navegación sencilla</w:t>
      </w:r>
    </w:p>
    <w:p w14:paraId="294522FB" w14:textId="77777777" w:rsidR="000036DD" w:rsidRPr="0079121A" w:rsidRDefault="000036DD" w:rsidP="00ED2B0F">
      <w:pPr>
        <w:jc w:val="both"/>
        <w:rPr>
          <w:rFonts w:ascii="Times New Roman" w:hAnsi="Times New Roman" w:cs="Times New Roman"/>
          <w:sz w:val="24"/>
          <w:szCs w:val="24"/>
          <w:rPrChange w:id="1311" w:author="Vanessa Delgado Saltos" w:date="2026-06-04T05:19:00Z" w16du:dateUtc="2026-06-04T10:19:00Z">
            <w:rPr/>
          </w:rPrChange>
        </w:rPr>
        <w:pPrChange w:id="1312" w:author="Vanessa Delgado Saltos" w:date="2026-06-04T05:28:00Z" w16du:dateUtc="2026-06-04T10:28:00Z">
          <w:pPr/>
        </w:pPrChange>
      </w:pPr>
      <w:r w:rsidRPr="0079121A">
        <w:rPr>
          <w:rFonts w:ascii="Times New Roman" w:hAnsi="Times New Roman" w:cs="Times New Roman"/>
          <w:sz w:val="24"/>
          <w:szCs w:val="24"/>
          <w:rPrChange w:id="1313" w:author="Vanessa Delgado Saltos" w:date="2026-06-04T05:19:00Z" w16du:dateUtc="2026-06-04T10:19:00Z">
            <w:rPr/>
          </w:rPrChange>
        </w:rPr>
        <w:t>Las funcionalidades principales deberán ser accesibles mediante menús claros y organizados.</w:t>
      </w:r>
    </w:p>
    <w:p w14:paraId="5C5BB66C" w14:textId="77777777" w:rsidR="000036DD" w:rsidRPr="0079121A" w:rsidRDefault="000036DD" w:rsidP="00ED2B0F">
      <w:pPr>
        <w:jc w:val="both"/>
        <w:rPr>
          <w:rFonts w:ascii="Times New Roman" w:hAnsi="Times New Roman" w:cs="Times New Roman"/>
          <w:b/>
          <w:bCs/>
          <w:sz w:val="24"/>
          <w:szCs w:val="24"/>
          <w:rPrChange w:id="1314" w:author="Vanessa Delgado Saltos" w:date="2026-06-04T05:19:00Z" w16du:dateUtc="2026-06-04T10:19:00Z">
            <w:rPr>
              <w:b/>
              <w:bCs/>
            </w:rPr>
          </w:rPrChange>
        </w:rPr>
        <w:pPrChange w:id="1315" w:author="Vanessa Delgado Saltos" w:date="2026-06-04T05:28:00Z" w16du:dateUtc="2026-06-04T10:28:00Z">
          <w:pPr/>
        </w:pPrChange>
      </w:pPr>
      <w:r w:rsidRPr="0079121A">
        <w:rPr>
          <w:rFonts w:ascii="Times New Roman" w:hAnsi="Times New Roman" w:cs="Times New Roman"/>
          <w:b/>
          <w:bCs/>
          <w:sz w:val="24"/>
          <w:szCs w:val="24"/>
          <w:rPrChange w:id="1316" w:author="Vanessa Delgado Saltos" w:date="2026-06-04T05:19:00Z" w16du:dateUtc="2026-06-04T10:19:00Z">
            <w:rPr>
              <w:b/>
              <w:bCs/>
            </w:rPr>
          </w:rPrChange>
        </w:rPr>
        <w:t>RNF-003: Consistencia visual</w:t>
      </w:r>
    </w:p>
    <w:p w14:paraId="457232C3" w14:textId="77777777" w:rsidR="000036DD" w:rsidRPr="0079121A" w:rsidRDefault="000036DD" w:rsidP="00ED2B0F">
      <w:pPr>
        <w:jc w:val="both"/>
        <w:rPr>
          <w:rFonts w:ascii="Times New Roman" w:hAnsi="Times New Roman" w:cs="Times New Roman"/>
          <w:sz w:val="24"/>
          <w:szCs w:val="24"/>
          <w:rPrChange w:id="1317" w:author="Vanessa Delgado Saltos" w:date="2026-06-04T05:19:00Z" w16du:dateUtc="2026-06-04T10:19:00Z">
            <w:rPr/>
          </w:rPrChange>
        </w:rPr>
        <w:pPrChange w:id="1318" w:author="Vanessa Delgado Saltos" w:date="2026-06-04T05:28:00Z" w16du:dateUtc="2026-06-04T10:28:00Z">
          <w:pPr/>
        </w:pPrChange>
      </w:pPr>
      <w:r w:rsidRPr="0079121A">
        <w:rPr>
          <w:rFonts w:ascii="Times New Roman" w:hAnsi="Times New Roman" w:cs="Times New Roman"/>
          <w:sz w:val="24"/>
          <w:szCs w:val="24"/>
          <w:rPrChange w:id="1319" w:author="Vanessa Delgado Saltos" w:date="2026-06-04T05:19:00Z" w16du:dateUtc="2026-06-04T10:19:00Z">
            <w:rPr/>
          </w:rPrChange>
        </w:rPr>
        <w:t>El sistema deberá mantener un diseño uniforme en todas sus pantallas para facilitar su aprendizaje y uso.</w:t>
      </w:r>
    </w:p>
    <w:p w14:paraId="49124166" w14:textId="53AE6567" w:rsidR="000036DD" w:rsidRPr="0079121A" w:rsidRDefault="00075822" w:rsidP="00ED2B0F">
      <w:pPr>
        <w:jc w:val="both"/>
        <w:rPr>
          <w:rFonts w:ascii="Times New Roman" w:hAnsi="Times New Roman" w:cs="Times New Roman"/>
          <w:sz w:val="24"/>
          <w:szCs w:val="24"/>
          <w:rPrChange w:id="1320" w:author="Vanessa Delgado Saltos" w:date="2026-06-04T05:19:00Z" w16du:dateUtc="2026-06-04T10:19:00Z">
            <w:rPr/>
          </w:rPrChange>
        </w:rPr>
        <w:pPrChange w:id="1321" w:author="Vanessa Delgado Saltos" w:date="2026-06-04T05:28:00Z" w16du:dateUtc="2026-06-04T10:28:00Z">
          <w:pPr/>
        </w:pPrChange>
      </w:pPr>
      <w:del w:id="1322" w:author="Vanessa Delgado Saltos" w:date="2026-06-04T05:30:00Z" w16du:dateUtc="2026-06-04T10:30:00Z">
        <w:r w:rsidRPr="0079121A" w:rsidDel="00ED2B0F">
          <w:rPr>
            <w:rFonts w:ascii="Times New Roman" w:hAnsi="Times New Roman" w:cs="Times New Roman"/>
            <w:sz w:val="24"/>
            <w:szCs w:val="24"/>
            <w:rPrChange w:id="1323" w:author="Vanessa Delgado Saltos" w:date="2026-06-04T05:19:00Z" w16du:dateUtc="2026-06-04T10:19:00Z">
              <w:rPr/>
            </w:rPrChange>
          </w:rPr>
          <w:pict w14:anchorId="40FC8EFF">
            <v:rect id="_x0000_i1031" style="width:0;height:1.5pt" o:hralign="center" o:hrstd="t" o:hr="t" fillcolor="#a0a0a0" stroked="f"/>
          </w:pict>
        </w:r>
      </w:del>
    </w:p>
    <w:p w14:paraId="5C63C8BC" w14:textId="5C48C75B" w:rsidR="000036DD" w:rsidRPr="00ED2B0F" w:rsidRDefault="00ED2B0F" w:rsidP="00ED2B0F">
      <w:pPr>
        <w:pStyle w:val="Ttulo1"/>
        <w:pPrChange w:id="1324" w:author="Vanessa Delgado Saltos" w:date="2026-06-04T05:30:00Z" w16du:dateUtc="2026-06-04T10:30:00Z">
          <w:pPr/>
        </w:pPrChange>
      </w:pPr>
      <w:bookmarkStart w:id="1325" w:name="_Toc231443946"/>
      <w:ins w:id="1326" w:author="Vanessa Delgado Saltos" w:date="2026-06-04T05:30:00Z" w16du:dateUtc="2026-06-04T10:30:00Z">
        <w:r>
          <w:t>4</w:t>
        </w:r>
      </w:ins>
      <w:del w:id="1327" w:author="Vanessa Delgado Saltos" w:date="2026-06-04T05:30:00Z" w16du:dateUtc="2026-06-04T10:30:00Z">
        <w:r w:rsidR="000036DD" w:rsidRPr="00ED2B0F" w:rsidDel="00ED2B0F">
          <w:delText>5</w:delText>
        </w:r>
      </w:del>
      <w:r w:rsidR="000036DD" w:rsidRPr="00ED2B0F">
        <w:t>.2 Rendimiento</w:t>
      </w:r>
      <w:bookmarkEnd w:id="1325"/>
    </w:p>
    <w:p w14:paraId="7B18B699" w14:textId="77777777" w:rsidR="000036DD" w:rsidRPr="0079121A" w:rsidRDefault="000036DD" w:rsidP="00ED2B0F">
      <w:pPr>
        <w:jc w:val="both"/>
        <w:rPr>
          <w:rFonts w:ascii="Times New Roman" w:hAnsi="Times New Roman" w:cs="Times New Roman"/>
          <w:b/>
          <w:bCs/>
          <w:sz w:val="24"/>
          <w:szCs w:val="24"/>
          <w:rPrChange w:id="1328" w:author="Vanessa Delgado Saltos" w:date="2026-06-04T05:19:00Z" w16du:dateUtc="2026-06-04T10:19:00Z">
            <w:rPr>
              <w:b/>
              <w:bCs/>
            </w:rPr>
          </w:rPrChange>
        </w:rPr>
        <w:pPrChange w:id="1329" w:author="Vanessa Delgado Saltos" w:date="2026-06-04T05:28:00Z" w16du:dateUtc="2026-06-04T10:28:00Z">
          <w:pPr/>
        </w:pPrChange>
      </w:pPr>
      <w:r w:rsidRPr="0079121A">
        <w:rPr>
          <w:rFonts w:ascii="Times New Roman" w:hAnsi="Times New Roman" w:cs="Times New Roman"/>
          <w:b/>
          <w:bCs/>
          <w:sz w:val="24"/>
          <w:szCs w:val="24"/>
          <w:rPrChange w:id="1330" w:author="Vanessa Delgado Saltos" w:date="2026-06-04T05:19:00Z" w16du:dateUtc="2026-06-04T10:19:00Z">
            <w:rPr>
              <w:b/>
              <w:bCs/>
            </w:rPr>
          </w:rPrChange>
        </w:rPr>
        <w:t>RNF-004: Tiempo de respuesta</w:t>
      </w:r>
    </w:p>
    <w:p w14:paraId="7E2217C5" w14:textId="77777777" w:rsidR="000036DD" w:rsidRPr="0079121A" w:rsidRDefault="000036DD" w:rsidP="00ED2B0F">
      <w:pPr>
        <w:jc w:val="both"/>
        <w:rPr>
          <w:rFonts w:ascii="Times New Roman" w:hAnsi="Times New Roman" w:cs="Times New Roman"/>
          <w:sz w:val="24"/>
          <w:szCs w:val="24"/>
          <w:rPrChange w:id="1331" w:author="Vanessa Delgado Saltos" w:date="2026-06-04T05:19:00Z" w16du:dateUtc="2026-06-04T10:19:00Z">
            <w:rPr/>
          </w:rPrChange>
        </w:rPr>
        <w:pPrChange w:id="1332" w:author="Vanessa Delgado Saltos" w:date="2026-06-04T05:28:00Z" w16du:dateUtc="2026-06-04T10:28:00Z">
          <w:pPr/>
        </w:pPrChange>
      </w:pPr>
      <w:r w:rsidRPr="0079121A">
        <w:rPr>
          <w:rFonts w:ascii="Times New Roman" w:hAnsi="Times New Roman" w:cs="Times New Roman"/>
          <w:sz w:val="24"/>
          <w:szCs w:val="24"/>
          <w:rPrChange w:id="1333" w:author="Vanessa Delgado Saltos" w:date="2026-06-04T05:19:00Z" w16du:dateUtc="2026-06-04T10:19:00Z">
            <w:rPr/>
          </w:rPrChange>
        </w:rPr>
        <w:t>El sistema deberá responder a las consultas y operaciones en un tiempo no mayor a 3 segundos bajo condiciones normales de uso.</w:t>
      </w:r>
    </w:p>
    <w:p w14:paraId="7CF6DB12" w14:textId="77777777" w:rsidR="000036DD" w:rsidRPr="0079121A" w:rsidRDefault="000036DD" w:rsidP="00ED2B0F">
      <w:pPr>
        <w:jc w:val="both"/>
        <w:rPr>
          <w:rFonts w:ascii="Times New Roman" w:hAnsi="Times New Roman" w:cs="Times New Roman"/>
          <w:b/>
          <w:bCs/>
          <w:sz w:val="24"/>
          <w:szCs w:val="24"/>
          <w:rPrChange w:id="1334" w:author="Vanessa Delgado Saltos" w:date="2026-06-04T05:19:00Z" w16du:dateUtc="2026-06-04T10:19:00Z">
            <w:rPr>
              <w:b/>
              <w:bCs/>
            </w:rPr>
          </w:rPrChange>
        </w:rPr>
        <w:pPrChange w:id="1335" w:author="Vanessa Delgado Saltos" w:date="2026-06-04T05:28:00Z" w16du:dateUtc="2026-06-04T10:28:00Z">
          <w:pPr/>
        </w:pPrChange>
      </w:pPr>
      <w:r w:rsidRPr="0079121A">
        <w:rPr>
          <w:rFonts w:ascii="Times New Roman" w:hAnsi="Times New Roman" w:cs="Times New Roman"/>
          <w:b/>
          <w:bCs/>
          <w:sz w:val="24"/>
          <w:szCs w:val="24"/>
          <w:rPrChange w:id="1336" w:author="Vanessa Delgado Saltos" w:date="2026-06-04T05:19:00Z" w16du:dateUtc="2026-06-04T10:19:00Z">
            <w:rPr>
              <w:b/>
              <w:bCs/>
            </w:rPr>
          </w:rPrChange>
        </w:rPr>
        <w:t>RNF-005: Procesamiento eficiente</w:t>
      </w:r>
    </w:p>
    <w:p w14:paraId="253F4125" w14:textId="77777777" w:rsidR="000036DD" w:rsidRPr="0079121A" w:rsidRDefault="000036DD" w:rsidP="00ED2B0F">
      <w:pPr>
        <w:jc w:val="both"/>
        <w:rPr>
          <w:rFonts w:ascii="Times New Roman" w:hAnsi="Times New Roman" w:cs="Times New Roman"/>
          <w:sz w:val="24"/>
          <w:szCs w:val="24"/>
          <w:rPrChange w:id="1337" w:author="Vanessa Delgado Saltos" w:date="2026-06-04T05:19:00Z" w16du:dateUtc="2026-06-04T10:19:00Z">
            <w:rPr/>
          </w:rPrChange>
        </w:rPr>
        <w:pPrChange w:id="1338" w:author="Vanessa Delgado Saltos" w:date="2026-06-04T05:28:00Z" w16du:dateUtc="2026-06-04T10:28:00Z">
          <w:pPr/>
        </w:pPrChange>
      </w:pPr>
      <w:r w:rsidRPr="0079121A">
        <w:rPr>
          <w:rFonts w:ascii="Times New Roman" w:hAnsi="Times New Roman" w:cs="Times New Roman"/>
          <w:sz w:val="24"/>
          <w:szCs w:val="24"/>
          <w:rPrChange w:id="1339" w:author="Vanessa Delgado Saltos" w:date="2026-06-04T05:19:00Z" w16du:dateUtc="2026-06-04T10:19:00Z">
            <w:rPr/>
          </w:rPrChange>
        </w:rPr>
        <w:t>El sistema deberá permitir el registro y consulta de órdenes sin afectar significativamente el rendimiento general.</w:t>
      </w:r>
    </w:p>
    <w:p w14:paraId="06B2E8CF" w14:textId="3048FE1A" w:rsidR="000036DD" w:rsidRPr="0079121A" w:rsidRDefault="00075822" w:rsidP="00ED2B0F">
      <w:pPr>
        <w:jc w:val="both"/>
        <w:rPr>
          <w:rFonts w:ascii="Times New Roman" w:hAnsi="Times New Roman" w:cs="Times New Roman"/>
          <w:sz w:val="24"/>
          <w:szCs w:val="24"/>
          <w:rPrChange w:id="1340" w:author="Vanessa Delgado Saltos" w:date="2026-06-04T05:19:00Z" w16du:dateUtc="2026-06-04T10:19:00Z">
            <w:rPr/>
          </w:rPrChange>
        </w:rPr>
        <w:pPrChange w:id="1341" w:author="Vanessa Delgado Saltos" w:date="2026-06-04T05:28:00Z" w16du:dateUtc="2026-06-04T10:28:00Z">
          <w:pPr/>
        </w:pPrChange>
      </w:pPr>
      <w:del w:id="1342" w:author="Vanessa Delgado Saltos" w:date="2026-06-04T05:30:00Z" w16du:dateUtc="2026-06-04T10:30:00Z">
        <w:r w:rsidRPr="0079121A" w:rsidDel="00ED2B0F">
          <w:rPr>
            <w:rFonts w:ascii="Times New Roman" w:hAnsi="Times New Roman" w:cs="Times New Roman"/>
            <w:sz w:val="24"/>
            <w:szCs w:val="24"/>
            <w:rPrChange w:id="1343" w:author="Vanessa Delgado Saltos" w:date="2026-06-04T05:19:00Z" w16du:dateUtc="2026-06-04T10:19:00Z">
              <w:rPr/>
            </w:rPrChange>
          </w:rPr>
          <w:pict w14:anchorId="3406B5C3">
            <v:rect id="_x0000_i1032" style="width:0;height:1.5pt" o:hralign="center" o:hrstd="t" o:hr="t" fillcolor="#a0a0a0" stroked="f"/>
          </w:pict>
        </w:r>
      </w:del>
    </w:p>
    <w:p w14:paraId="189A01CD" w14:textId="35F73468" w:rsidR="000036DD" w:rsidRPr="00ED2B0F" w:rsidRDefault="00ED2B0F" w:rsidP="00ED2B0F">
      <w:pPr>
        <w:pStyle w:val="Ttulo1"/>
        <w:pPrChange w:id="1344" w:author="Vanessa Delgado Saltos" w:date="2026-06-04T05:30:00Z" w16du:dateUtc="2026-06-04T10:30:00Z">
          <w:pPr/>
        </w:pPrChange>
      </w:pPr>
      <w:bookmarkStart w:id="1345" w:name="_Toc231443947"/>
      <w:ins w:id="1346" w:author="Vanessa Delgado Saltos" w:date="2026-06-04T05:30:00Z" w16du:dateUtc="2026-06-04T10:30:00Z">
        <w:r>
          <w:t>4</w:t>
        </w:r>
      </w:ins>
      <w:del w:id="1347" w:author="Vanessa Delgado Saltos" w:date="2026-06-04T05:30:00Z" w16du:dateUtc="2026-06-04T10:30:00Z">
        <w:r w:rsidR="000036DD" w:rsidRPr="00ED2B0F" w:rsidDel="00ED2B0F">
          <w:delText>5</w:delText>
        </w:r>
      </w:del>
      <w:r w:rsidR="000036DD" w:rsidRPr="00ED2B0F">
        <w:t>.3 Seguridad</w:t>
      </w:r>
      <w:bookmarkEnd w:id="1345"/>
    </w:p>
    <w:p w14:paraId="6743DC94" w14:textId="77777777" w:rsidR="000036DD" w:rsidRPr="0079121A" w:rsidRDefault="000036DD" w:rsidP="00ED2B0F">
      <w:pPr>
        <w:jc w:val="both"/>
        <w:rPr>
          <w:rFonts w:ascii="Times New Roman" w:hAnsi="Times New Roman" w:cs="Times New Roman"/>
          <w:b/>
          <w:bCs/>
          <w:sz w:val="24"/>
          <w:szCs w:val="24"/>
          <w:rPrChange w:id="1348" w:author="Vanessa Delgado Saltos" w:date="2026-06-04T05:19:00Z" w16du:dateUtc="2026-06-04T10:19:00Z">
            <w:rPr>
              <w:b/>
              <w:bCs/>
            </w:rPr>
          </w:rPrChange>
        </w:rPr>
        <w:pPrChange w:id="1349" w:author="Vanessa Delgado Saltos" w:date="2026-06-04T05:28:00Z" w16du:dateUtc="2026-06-04T10:28:00Z">
          <w:pPr/>
        </w:pPrChange>
      </w:pPr>
      <w:r w:rsidRPr="0079121A">
        <w:rPr>
          <w:rFonts w:ascii="Times New Roman" w:hAnsi="Times New Roman" w:cs="Times New Roman"/>
          <w:b/>
          <w:bCs/>
          <w:sz w:val="24"/>
          <w:szCs w:val="24"/>
          <w:rPrChange w:id="1350" w:author="Vanessa Delgado Saltos" w:date="2026-06-04T05:19:00Z" w16du:dateUtc="2026-06-04T10:19:00Z">
            <w:rPr>
              <w:b/>
              <w:bCs/>
            </w:rPr>
          </w:rPrChange>
        </w:rPr>
        <w:t>RNF-006: Autenticación de usuarios</w:t>
      </w:r>
    </w:p>
    <w:p w14:paraId="31720211" w14:textId="77777777" w:rsidR="000036DD" w:rsidRPr="0079121A" w:rsidRDefault="000036DD" w:rsidP="00ED2B0F">
      <w:pPr>
        <w:jc w:val="both"/>
        <w:rPr>
          <w:rFonts w:ascii="Times New Roman" w:hAnsi="Times New Roman" w:cs="Times New Roman"/>
          <w:sz w:val="24"/>
          <w:szCs w:val="24"/>
          <w:rPrChange w:id="1351" w:author="Vanessa Delgado Saltos" w:date="2026-06-04T05:19:00Z" w16du:dateUtc="2026-06-04T10:19:00Z">
            <w:rPr/>
          </w:rPrChange>
        </w:rPr>
        <w:pPrChange w:id="1352" w:author="Vanessa Delgado Saltos" w:date="2026-06-04T05:28:00Z" w16du:dateUtc="2026-06-04T10:28:00Z">
          <w:pPr/>
        </w:pPrChange>
      </w:pPr>
      <w:r w:rsidRPr="0079121A">
        <w:rPr>
          <w:rFonts w:ascii="Times New Roman" w:hAnsi="Times New Roman" w:cs="Times New Roman"/>
          <w:sz w:val="24"/>
          <w:szCs w:val="24"/>
          <w:rPrChange w:id="1353" w:author="Vanessa Delgado Saltos" w:date="2026-06-04T05:19:00Z" w16du:dateUtc="2026-06-04T10:19:00Z">
            <w:rPr/>
          </w:rPrChange>
        </w:rPr>
        <w:t>El acceso al sistema deberá requerir credenciales válidas de usuario y contraseña.</w:t>
      </w:r>
    </w:p>
    <w:p w14:paraId="7DC61A04" w14:textId="77777777" w:rsidR="000036DD" w:rsidRPr="0079121A" w:rsidRDefault="000036DD" w:rsidP="00ED2B0F">
      <w:pPr>
        <w:jc w:val="both"/>
        <w:rPr>
          <w:rFonts w:ascii="Times New Roman" w:hAnsi="Times New Roman" w:cs="Times New Roman"/>
          <w:b/>
          <w:bCs/>
          <w:sz w:val="24"/>
          <w:szCs w:val="24"/>
          <w:rPrChange w:id="1354" w:author="Vanessa Delgado Saltos" w:date="2026-06-04T05:19:00Z" w16du:dateUtc="2026-06-04T10:19:00Z">
            <w:rPr>
              <w:b/>
              <w:bCs/>
            </w:rPr>
          </w:rPrChange>
        </w:rPr>
        <w:pPrChange w:id="1355" w:author="Vanessa Delgado Saltos" w:date="2026-06-04T05:28:00Z" w16du:dateUtc="2026-06-04T10:28:00Z">
          <w:pPr/>
        </w:pPrChange>
      </w:pPr>
      <w:r w:rsidRPr="0079121A">
        <w:rPr>
          <w:rFonts w:ascii="Times New Roman" w:hAnsi="Times New Roman" w:cs="Times New Roman"/>
          <w:b/>
          <w:bCs/>
          <w:sz w:val="24"/>
          <w:szCs w:val="24"/>
          <w:rPrChange w:id="1356" w:author="Vanessa Delgado Saltos" w:date="2026-06-04T05:19:00Z" w16du:dateUtc="2026-06-04T10:19:00Z">
            <w:rPr>
              <w:b/>
              <w:bCs/>
            </w:rPr>
          </w:rPrChange>
        </w:rPr>
        <w:t>RNF-007: Control de acceso</w:t>
      </w:r>
    </w:p>
    <w:p w14:paraId="33E11579" w14:textId="77777777" w:rsidR="000036DD" w:rsidRPr="0079121A" w:rsidRDefault="000036DD" w:rsidP="00ED2B0F">
      <w:pPr>
        <w:jc w:val="both"/>
        <w:rPr>
          <w:rFonts w:ascii="Times New Roman" w:hAnsi="Times New Roman" w:cs="Times New Roman"/>
          <w:sz w:val="24"/>
          <w:szCs w:val="24"/>
          <w:rPrChange w:id="1357" w:author="Vanessa Delgado Saltos" w:date="2026-06-04T05:19:00Z" w16du:dateUtc="2026-06-04T10:19:00Z">
            <w:rPr/>
          </w:rPrChange>
        </w:rPr>
        <w:pPrChange w:id="1358" w:author="Vanessa Delgado Saltos" w:date="2026-06-04T05:28:00Z" w16du:dateUtc="2026-06-04T10:28:00Z">
          <w:pPr/>
        </w:pPrChange>
      </w:pPr>
      <w:r w:rsidRPr="0079121A">
        <w:rPr>
          <w:rFonts w:ascii="Times New Roman" w:hAnsi="Times New Roman" w:cs="Times New Roman"/>
          <w:sz w:val="24"/>
          <w:szCs w:val="24"/>
          <w:rPrChange w:id="1359" w:author="Vanessa Delgado Saltos" w:date="2026-06-04T05:19:00Z" w16du:dateUtc="2026-06-04T10:19:00Z">
            <w:rPr/>
          </w:rPrChange>
        </w:rPr>
        <w:lastRenderedPageBreak/>
        <w:t>El sistema deberá restringir las funcionalidades disponibles según el rol asignado a cada usuario.</w:t>
      </w:r>
    </w:p>
    <w:p w14:paraId="5D018CE9" w14:textId="77777777" w:rsidR="000036DD" w:rsidRPr="0079121A" w:rsidRDefault="000036DD" w:rsidP="00ED2B0F">
      <w:pPr>
        <w:jc w:val="both"/>
        <w:rPr>
          <w:rFonts w:ascii="Times New Roman" w:hAnsi="Times New Roman" w:cs="Times New Roman"/>
          <w:b/>
          <w:bCs/>
          <w:sz w:val="24"/>
          <w:szCs w:val="24"/>
          <w:rPrChange w:id="1360" w:author="Vanessa Delgado Saltos" w:date="2026-06-04T05:19:00Z" w16du:dateUtc="2026-06-04T10:19:00Z">
            <w:rPr>
              <w:b/>
              <w:bCs/>
            </w:rPr>
          </w:rPrChange>
        </w:rPr>
        <w:pPrChange w:id="1361" w:author="Vanessa Delgado Saltos" w:date="2026-06-04T05:28:00Z" w16du:dateUtc="2026-06-04T10:28:00Z">
          <w:pPr/>
        </w:pPrChange>
      </w:pPr>
      <w:r w:rsidRPr="0079121A">
        <w:rPr>
          <w:rFonts w:ascii="Times New Roman" w:hAnsi="Times New Roman" w:cs="Times New Roman"/>
          <w:b/>
          <w:bCs/>
          <w:sz w:val="24"/>
          <w:szCs w:val="24"/>
          <w:rPrChange w:id="1362" w:author="Vanessa Delgado Saltos" w:date="2026-06-04T05:19:00Z" w16du:dateUtc="2026-06-04T10:19:00Z">
            <w:rPr>
              <w:b/>
              <w:bCs/>
            </w:rPr>
          </w:rPrChange>
        </w:rPr>
        <w:t>RNF-008: Protección de datos</w:t>
      </w:r>
    </w:p>
    <w:p w14:paraId="1F87AB33" w14:textId="77777777" w:rsidR="000036DD" w:rsidRPr="0079121A" w:rsidRDefault="000036DD" w:rsidP="00ED2B0F">
      <w:pPr>
        <w:jc w:val="both"/>
        <w:rPr>
          <w:rFonts w:ascii="Times New Roman" w:hAnsi="Times New Roman" w:cs="Times New Roman"/>
          <w:sz w:val="24"/>
          <w:szCs w:val="24"/>
          <w:rPrChange w:id="1363" w:author="Vanessa Delgado Saltos" w:date="2026-06-04T05:19:00Z" w16du:dateUtc="2026-06-04T10:19:00Z">
            <w:rPr/>
          </w:rPrChange>
        </w:rPr>
        <w:pPrChange w:id="1364" w:author="Vanessa Delgado Saltos" w:date="2026-06-04T05:28:00Z" w16du:dateUtc="2026-06-04T10:28:00Z">
          <w:pPr/>
        </w:pPrChange>
      </w:pPr>
      <w:r w:rsidRPr="0079121A">
        <w:rPr>
          <w:rFonts w:ascii="Times New Roman" w:hAnsi="Times New Roman" w:cs="Times New Roman"/>
          <w:sz w:val="24"/>
          <w:szCs w:val="24"/>
          <w:rPrChange w:id="1365" w:author="Vanessa Delgado Saltos" w:date="2026-06-04T05:19:00Z" w16du:dateUtc="2026-06-04T10:19:00Z">
            <w:rPr/>
          </w:rPrChange>
        </w:rPr>
        <w:t>La información almacenada deberá estar protegida contra accesos no autorizados.</w:t>
      </w:r>
    </w:p>
    <w:p w14:paraId="32BF943A" w14:textId="77777777" w:rsidR="000036DD" w:rsidRPr="0079121A" w:rsidRDefault="000036DD" w:rsidP="00ED2B0F">
      <w:pPr>
        <w:jc w:val="both"/>
        <w:rPr>
          <w:rFonts w:ascii="Times New Roman" w:hAnsi="Times New Roman" w:cs="Times New Roman"/>
          <w:b/>
          <w:bCs/>
          <w:sz w:val="24"/>
          <w:szCs w:val="24"/>
          <w:rPrChange w:id="1366" w:author="Vanessa Delgado Saltos" w:date="2026-06-04T05:19:00Z" w16du:dateUtc="2026-06-04T10:19:00Z">
            <w:rPr>
              <w:b/>
              <w:bCs/>
            </w:rPr>
          </w:rPrChange>
        </w:rPr>
        <w:pPrChange w:id="1367" w:author="Vanessa Delgado Saltos" w:date="2026-06-04T05:28:00Z" w16du:dateUtc="2026-06-04T10:28:00Z">
          <w:pPr/>
        </w:pPrChange>
      </w:pPr>
      <w:r w:rsidRPr="0079121A">
        <w:rPr>
          <w:rFonts w:ascii="Times New Roman" w:hAnsi="Times New Roman" w:cs="Times New Roman"/>
          <w:b/>
          <w:bCs/>
          <w:sz w:val="24"/>
          <w:szCs w:val="24"/>
          <w:rPrChange w:id="1368" w:author="Vanessa Delgado Saltos" w:date="2026-06-04T05:19:00Z" w16du:dateUtc="2026-06-04T10:19:00Z">
            <w:rPr>
              <w:b/>
              <w:bCs/>
            </w:rPr>
          </w:rPrChange>
        </w:rPr>
        <w:t>RNF-009: Gestión de sesiones</w:t>
      </w:r>
    </w:p>
    <w:p w14:paraId="7AA64098" w14:textId="77777777" w:rsidR="000036DD" w:rsidRPr="0079121A" w:rsidRDefault="000036DD" w:rsidP="00ED2B0F">
      <w:pPr>
        <w:jc w:val="both"/>
        <w:rPr>
          <w:rFonts w:ascii="Times New Roman" w:hAnsi="Times New Roman" w:cs="Times New Roman"/>
          <w:sz w:val="24"/>
          <w:szCs w:val="24"/>
          <w:rPrChange w:id="1369" w:author="Vanessa Delgado Saltos" w:date="2026-06-04T05:19:00Z" w16du:dateUtc="2026-06-04T10:19:00Z">
            <w:rPr/>
          </w:rPrChange>
        </w:rPr>
        <w:pPrChange w:id="1370" w:author="Vanessa Delgado Saltos" w:date="2026-06-04T05:28:00Z" w16du:dateUtc="2026-06-04T10:28:00Z">
          <w:pPr/>
        </w:pPrChange>
      </w:pPr>
      <w:r w:rsidRPr="0079121A">
        <w:rPr>
          <w:rFonts w:ascii="Times New Roman" w:hAnsi="Times New Roman" w:cs="Times New Roman"/>
          <w:sz w:val="24"/>
          <w:szCs w:val="24"/>
          <w:rPrChange w:id="1371" w:author="Vanessa Delgado Saltos" w:date="2026-06-04T05:19:00Z" w16du:dateUtc="2026-06-04T10:19:00Z">
            <w:rPr/>
          </w:rPrChange>
        </w:rPr>
        <w:t>El sistema deberá cerrar automáticamente las sesiones inactivas después de un período determinado de tiempo.</w:t>
      </w:r>
    </w:p>
    <w:p w14:paraId="57090B04" w14:textId="74DB55E5" w:rsidR="000036DD" w:rsidRPr="0079121A" w:rsidRDefault="00075822" w:rsidP="00ED2B0F">
      <w:pPr>
        <w:jc w:val="both"/>
        <w:rPr>
          <w:rFonts w:ascii="Times New Roman" w:hAnsi="Times New Roman" w:cs="Times New Roman"/>
          <w:sz w:val="24"/>
          <w:szCs w:val="24"/>
          <w:rPrChange w:id="1372" w:author="Vanessa Delgado Saltos" w:date="2026-06-04T05:19:00Z" w16du:dateUtc="2026-06-04T10:19:00Z">
            <w:rPr/>
          </w:rPrChange>
        </w:rPr>
        <w:pPrChange w:id="1373" w:author="Vanessa Delgado Saltos" w:date="2026-06-04T05:28:00Z" w16du:dateUtc="2026-06-04T10:28:00Z">
          <w:pPr/>
        </w:pPrChange>
      </w:pPr>
      <w:del w:id="1374" w:author="Vanessa Delgado Saltos" w:date="2026-06-04T05:30:00Z" w16du:dateUtc="2026-06-04T10:30:00Z">
        <w:r w:rsidRPr="0079121A" w:rsidDel="00ED2B0F">
          <w:rPr>
            <w:rFonts w:ascii="Times New Roman" w:hAnsi="Times New Roman" w:cs="Times New Roman"/>
            <w:sz w:val="24"/>
            <w:szCs w:val="24"/>
            <w:rPrChange w:id="1375" w:author="Vanessa Delgado Saltos" w:date="2026-06-04T05:19:00Z" w16du:dateUtc="2026-06-04T10:19:00Z">
              <w:rPr/>
            </w:rPrChange>
          </w:rPr>
          <w:pict w14:anchorId="0077CD9D">
            <v:rect id="_x0000_i1033" style="width:0;height:1.5pt" o:hralign="center" o:hrstd="t" o:hr="t" fillcolor="#a0a0a0" stroked="f"/>
          </w:pict>
        </w:r>
      </w:del>
    </w:p>
    <w:p w14:paraId="10F885C7" w14:textId="288F8D6F" w:rsidR="000036DD" w:rsidRPr="00ED2B0F" w:rsidRDefault="00ED2B0F" w:rsidP="00ED2B0F">
      <w:pPr>
        <w:pStyle w:val="Ttulo1"/>
        <w:pPrChange w:id="1376" w:author="Vanessa Delgado Saltos" w:date="2026-06-04T05:30:00Z" w16du:dateUtc="2026-06-04T10:30:00Z">
          <w:pPr/>
        </w:pPrChange>
      </w:pPr>
      <w:bookmarkStart w:id="1377" w:name="_Toc231443948"/>
      <w:ins w:id="1378" w:author="Vanessa Delgado Saltos" w:date="2026-06-04T05:30:00Z" w16du:dateUtc="2026-06-04T10:30:00Z">
        <w:r>
          <w:t>4</w:t>
        </w:r>
      </w:ins>
      <w:del w:id="1379" w:author="Vanessa Delgado Saltos" w:date="2026-06-04T05:30:00Z" w16du:dateUtc="2026-06-04T10:30:00Z">
        <w:r w:rsidR="000036DD" w:rsidRPr="00ED2B0F" w:rsidDel="00ED2B0F">
          <w:delText>5</w:delText>
        </w:r>
      </w:del>
      <w:r w:rsidR="000036DD" w:rsidRPr="00ED2B0F">
        <w:t>.4 Disponibilidad</w:t>
      </w:r>
      <w:bookmarkEnd w:id="1377"/>
    </w:p>
    <w:p w14:paraId="2930D74C" w14:textId="77777777" w:rsidR="000036DD" w:rsidRPr="0079121A" w:rsidRDefault="000036DD" w:rsidP="00ED2B0F">
      <w:pPr>
        <w:jc w:val="both"/>
        <w:rPr>
          <w:rFonts w:ascii="Times New Roman" w:hAnsi="Times New Roman" w:cs="Times New Roman"/>
          <w:b/>
          <w:bCs/>
          <w:sz w:val="24"/>
          <w:szCs w:val="24"/>
          <w:rPrChange w:id="1380" w:author="Vanessa Delgado Saltos" w:date="2026-06-04T05:19:00Z" w16du:dateUtc="2026-06-04T10:19:00Z">
            <w:rPr>
              <w:b/>
              <w:bCs/>
            </w:rPr>
          </w:rPrChange>
        </w:rPr>
        <w:pPrChange w:id="1381" w:author="Vanessa Delgado Saltos" w:date="2026-06-04T05:28:00Z" w16du:dateUtc="2026-06-04T10:28:00Z">
          <w:pPr/>
        </w:pPrChange>
      </w:pPr>
      <w:r w:rsidRPr="0079121A">
        <w:rPr>
          <w:rFonts w:ascii="Times New Roman" w:hAnsi="Times New Roman" w:cs="Times New Roman"/>
          <w:b/>
          <w:bCs/>
          <w:sz w:val="24"/>
          <w:szCs w:val="24"/>
          <w:rPrChange w:id="1382" w:author="Vanessa Delgado Saltos" w:date="2026-06-04T05:19:00Z" w16du:dateUtc="2026-06-04T10:19:00Z">
            <w:rPr>
              <w:b/>
              <w:bCs/>
            </w:rPr>
          </w:rPrChange>
        </w:rPr>
        <w:t>RNF-010: Disponibilidad del sistema</w:t>
      </w:r>
    </w:p>
    <w:p w14:paraId="51C03455" w14:textId="77777777" w:rsidR="000036DD" w:rsidRPr="0079121A" w:rsidRDefault="000036DD" w:rsidP="00ED2B0F">
      <w:pPr>
        <w:jc w:val="both"/>
        <w:rPr>
          <w:rFonts w:ascii="Times New Roman" w:hAnsi="Times New Roman" w:cs="Times New Roman"/>
          <w:sz w:val="24"/>
          <w:szCs w:val="24"/>
          <w:rPrChange w:id="1383" w:author="Vanessa Delgado Saltos" w:date="2026-06-04T05:19:00Z" w16du:dateUtc="2026-06-04T10:19:00Z">
            <w:rPr/>
          </w:rPrChange>
        </w:rPr>
        <w:pPrChange w:id="1384" w:author="Vanessa Delgado Saltos" w:date="2026-06-04T05:28:00Z" w16du:dateUtc="2026-06-04T10:28:00Z">
          <w:pPr/>
        </w:pPrChange>
      </w:pPr>
      <w:r w:rsidRPr="0079121A">
        <w:rPr>
          <w:rFonts w:ascii="Times New Roman" w:hAnsi="Times New Roman" w:cs="Times New Roman"/>
          <w:sz w:val="24"/>
          <w:szCs w:val="24"/>
          <w:rPrChange w:id="1385" w:author="Vanessa Delgado Saltos" w:date="2026-06-04T05:19:00Z" w16du:dateUtc="2026-06-04T10:19:00Z">
            <w:rPr/>
          </w:rPrChange>
        </w:rPr>
        <w:t>El sistema deberá estar disponible durante el horario de operación de la lavandería.</w:t>
      </w:r>
    </w:p>
    <w:p w14:paraId="55A483C9" w14:textId="77777777" w:rsidR="000036DD" w:rsidRPr="0079121A" w:rsidRDefault="000036DD" w:rsidP="00ED2B0F">
      <w:pPr>
        <w:jc w:val="both"/>
        <w:rPr>
          <w:rFonts w:ascii="Times New Roman" w:hAnsi="Times New Roman" w:cs="Times New Roman"/>
          <w:b/>
          <w:bCs/>
          <w:sz w:val="24"/>
          <w:szCs w:val="24"/>
          <w:rPrChange w:id="1386" w:author="Vanessa Delgado Saltos" w:date="2026-06-04T05:19:00Z" w16du:dateUtc="2026-06-04T10:19:00Z">
            <w:rPr>
              <w:b/>
              <w:bCs/>
            </w:rPr>
          </w:rPrChange>
        </w:rPr>
        <w:pPrChange w:id="1387" w:author="Vanessa Delgado Saltos" w:date="2026-06-04T05:28:00Z" w16du:dateUtc="2026-06-04T10:28:00Z">
          <w:pPr/>
        </w:pPrChange>
      </w:pPr>
      <w:r w:rsidRPr="0079121A">
        <w:rPr>
          <w:rFonts w:ascii="Times New Roman" w:hAnsi="Times New Roman" w:cs="Times New Roman"/>
          <w:b/>
          <w:bCs/>
          <w:sz w:val="24"/>
          <w:szCs w:val="24"/>
          <w:rPrChange w:id="1388" w:author="Vanessa Delgado Saltos" w:date="2026-06-04T05:19:00Z" w16du:dateUtc="2026-06-04T10:19:00Z">
            <w:rPr>
              <w:b/>
              <w:bCs/>
            </w:rPr>
          </w:rPrChange>
        </w:rPr>
        <w:t>RNF-011: Recuperación ante fallos</w:t>
      </w:r>
    </w:p>
    <w:p w14:paraId="236086DF" w14:textId="77777777" w:rsidR="000036DD" w:rsidRPr="0079121A" w:rsidRDefault="000036DD" w:rsidP="00ED2B0F">
      <w:pPr>
        <w:jc w:val="both"/>
        <w:rPr>
          <w:rFonts w:ascii="Times New Roman" w:hAnsi="Times New Roman" w:cs="Times New Roman"/>
          <w:sz w:val="24"/>
          <w:szCs w:val="24"/>
          <w:rPrChange w:id="1389" w:author="Vanessa Delgado Saltos" w:date="2026-06-04T05:19:00Z" w16du:dateUtc="2026-06-04T10:19:00Z">
            <w:rPr/>
          </w:rPrChange>
        </w:rPr>
        <w:pPrChange w:id="1390" w:author="Vanessa Delgado Saltos" w:date="2026-06-04T05:28:00Z" w16du:dateUtc="2026-06-04T10:28:00Z">
          <w:pPr/>
        </w:pPrChange>
      </w:pPr>
      <w:r w:rsidRPr="0079121A">
        <w:rPr>
          <w:rFonts w:ascii="Times New Roman" w:hAnsi="Times New Roman" w:cs="Times New Roman"/>
          <w:sz w:val="24"/>
          <w:szCs w:val="24"/>
          <w:rPrChange w:id="1391" w:author="Vanessa Delgado Saltos" w:date="2026-06-04T05:19:00Z" w16du:dateUtc="2026-06-04T10:19:00Z">
            <w:rPr/>
          </w:rPrChange>
        </w:rPr>
        <w:t>El sistema deberá permitir recuperar la información almacenada mediante copias de seguridad.</w:t>
      </w:r>
    </w:p>
    <w:p w14:paraId="4922CC1D" w14:textId="2E4E0132" w:rsidR="000036DD" w:rsidRPr="0079121A" w:rsidRDefault="00075822" w:rsidP="00ED2B0F">
      <w:pPr>
        <w:jc w:val="both"/>
        <w:rPr>
          <w:rFonts w:ascii="Times New Roman" w:hAnsi="Times New Roman" w:cs="Times New Roman"/>
          <w:sz w:val="24"/>
          <w:szCs w:val="24"/>
          <w:rPrChange w:id="1392" w:author="Vanessa Delgado Saltos" w:date="2026-06-04T05:19:00Z" w16du:dateUtc="2026-06-04T10:19:00Z">
            <w:rPr/>
          </w:rPrChange>
        </w:rPr>
        <w:pPrChange w:id="1393" w:author="Vanessa Delgado Saltos" w:date="2026-06-04T05:28:00Z" w16du:dateUtc="2026-06-04T10:28:00Z">
          <w:pPr/>
        </w:pPrChange>
      </w:pPr>
      <w:del w:id="1394" w:author="Vanessa Delgado Saltos" w:date="2026-06-04T05:30:00Z" w16du:dateUtc="2026-06-04T10:30:00Z">
        <w:r w:rsidRPr="0079121A" w:rsidDel="00ED2B0F">
          <w:rPr>
            <w:rFonts w:ascii="Times New Roman" w:hAnsi="Times New Roman" w:cs="Times New Roman"/>
            <w:sz w:val="24"/>
            <w:szCs w:val="24"/>
            <w:rPrChange w:id="1395" w:author="Vanessa Delgado Saltos" w:date="2026-06-04T05:19:00Z" w16du:dateUtc="2026-06-04T10:19:00Z">
              <w:rPr/>
            </w:rPrChange>
          </w:rPr>
          <w:pict w14:anchorId="0F17B65D">
            <v:rect id="_x0000_i1034" style="width:0;height:1.5pt" o:hralign="center" o:hrstd="t" o:hr="t" fillcolor="#a0a0a0" stroked="f"/>
          </w:pict>
        </w:r>
      </w:del>
    </w:p>
    <w:p w14:paraId="56FD49BA" w14:textId="2F97E515" w:rsidR="000036DD" w:rsidRPr="00ED2B0F" w:rsidRDefault="00ED2B0F" w:rsidP="00ED2B0F">
      <w:pPr>
        <w:pStyle w:val="Ttulo1"/>
        <w:pPrChange w:id="1396" w:author="Vanessa Delgado Saltos" w:date="2026-06-04T05:30:00Z" w16du:dateUtc="2026-06-04T10:30:00Z">
          <w:pPr/>
        </w:pPrChange>
      </w:pPr>
      <w:bookmarkStart w:id="1397" w:name="_Toc231443949"/>
      <w:ins w:id="1398" w:author="Vanessa Delgado Saltos" w:date="2026-06-04T05:30:00Z" w16du:dateUtc="2026-06-04T10:30:00Z">
        <w:r>
          <w:t>4</w:t>
        </w:r>
      </w:ins>
      <w:del w:id="1399" w:author="Vanessa Delgado Saltos" w:date="2026-06-04T05:30:00Z" w16du:dateUtc="2026-06-04T10:30:00Z">
        <w:r w:rsidR="000036DD" w:rsidRPr="00ED2B0F" w:rsidDel="00ED2B0F">
          <w:delText>5</w:delText>
        </w:r>
      </w:del>
      <w:r w:rsidR="000036DD" w:rsidRPr="00ED2B0F">
        <w:t>.5 Confiabilidad</w:t>
      </w:r>
      <w:bookmarkEnd w:id="1397"/>
    </w:p>
    <w:p w14:paraId="4E025291" w14:textId="77777777" w:rsidR="000036DD" w:rsidRPr="0079121A" w:rsidRDefault="000036DD" w:rsidP="00ED2B0F">
      <w:pPr>
        <w:jc w:val="both"/>
        <w:rPr>
          <w:rFonts w:ascii="Times New Roman" w:hAnsi="Times New Roman" w:cs="Times New Roman"/>
          <w:b/>
          <w:bCs/>
          <w:sz w:val="24"/>
          <w:szCs w:val="24"/>
          <w:rPrChange w:id="1400" w:author="Vanessa Delgado Saltos" w:date="2026-06-04T05:19:00Z" w16du:dateUtc="2026-06-04T10:19:00Z">
            <w:rPr>
              <w:b/>
              <w:bCs/>
            </w:rPr>
          </w:rPrChange>
        </w:rPr>
        <w:pPrChange w:id="1401" w:author="Vanessa Delgado Saltos" w:date="2026-06-04T05:28:00Z" w16du:dateUtc="2026-06-04T10:28:00Z">
          <w:pPr/>
        </w:pPrChange>
      </w:pPr>
      <w:r w:rsidRPr="0079121A">
        <w:rPr>
          <w:rFonts w:ascii="Times New Roman" w:hAnsi="Times New Roman" w:cs="Times New Roman"/>
          <w:b/>
          <w:bCs/>
          <w:sz w:val="24"/>
          <w:szCs w:val="24"/>
          <w:rPrChange w:id="1402" w:author="Vanessa Delgado Saltos" w:date="2026-06-04T05:19:00Z" w16du:dateUtc="2026-06-04T10:19:00Z">
            <w:rPr>
              <w:b/>
              <w:bCs/>
            </w:rPr>
          </w:rPrChange>
        </w:rPr>
        <w:t>RNF-012: Integridad de la información</w:t>
      </w:r>
    </w:p>
    <w:p w14:paraId="4A265107" w14:textId="77777777" w:rsidR="000036DD" w:rsidRPr="0079121A" w:rsidRDefault="000036DD" w:rsidP="00ED2B0F">
      <w:pPr>
        <w:jc w:val="both"/>
        <w:rPr>
          <w:rFonts w:ascii="Times New Roman" w:hAnsi="Times New Roman" w:cs="Times New Roman"/>
          <w:sz w:val="24"/>
          <w:szCs w:val="24"/>
          <w:rPrChange w:id="1403" w:author="Vanessa Delgado Saltos" w:date="2026-06-04T05:19:00Z" w16du:dateUtc="2026-06-04T10:19:00Z">
            <w:rPr/>
          </w:rPrChange>
        </w:rPr>
        <w:pPrChange w:id="1404" w:author="Vanessa Delgado Saltos" w:date="2026-06-04T05:28:00Z" w16du:dateUtc="2026-06-04T10:28:00Z">
          <w:pPr/>
        </w:pPrChange>
      </w:pPr>
      <w:r w:rsidRPr="0079121A">
        <w:rPr>
          <w:rFonts w:ascii="Times New Roman" w:hAnsi="Times New Roman" w:cs="Times New Roman"/>
          <w:sz w:val="24"/>
          <w:szCs w:val="24"/>
          <w:rPrChange w:id="1405" w:author="Vanessa Delgado Saltos" w:date="2026-06-04T05:19:00Z" w16du:dateUtc="2026-06-04T10:19:00Z">
            <w:rPr/>
          </w:rPrChange>
        </w:rPr>
        <w:t>El sistema deberá garantizar que los datos registrados no sean alterados de forma incorrecta o accidental.</w:t>
      </w:r>
    </w:p>
    <w:p w14:paraId="3AFF56E7" w14:textId="77777777" w:rsidR="000036DD" w:rsidRPr="0079121A" w:rsidRDefault="000036DD" w:rsidP="00ED2B0F">
      <w:pPr>
        <w:jc w:val="both"/>
        <w:rPr>
          <w:rFonts w:ascii="Times New Roman" w:hAnsi="Times New Roman" w:cs="Times New Roman"/>
          <w:b/>
          <w:bCs/>
          <w:sz w:val="24"/>
          <w:szCs w:val="24"/>
          <w:rPrChange w:id="1406" w:author="Vanessa Delgado Saltos" w:date="2026-06-04T05:19:00Z" w16du:dateUtc="2026-06-04T10:19:00Z">
            <w:rPr>
              <w:b/>
              <w:bCs/>
            </w:rPr>
          </w:rPrChange>
        </w:rPr>
        <w:pPrChange w:id="1407" w:author="Vanessa Delgado Saltos" w:date="2026-06-04T05:28:00Z" w16du:dateUtc="2026-06-04T10:28:00Z">
          <w:pPr/>
        </w:pPrChange>
      </w:pPr>
      <w:r w:rsidRPr="0079121A">
        <w:rPr>
          <w:rFonts w:ascii="Times New Roman" w:hAnsi="Times New Roman" w:cs="Times New Roman"/>
          <w:b/>
          <w:bCs/>
          <w:sz w:val="24"/>
          <w:szCs w:val="24"/>
          <w:rPrChange w:id="1408" w:author="Vanessa Delgado Saltos" w:date="2026-06-04T05:19:00Z" w16du:dateUtc="2026-06-04T10:19:00Z">
            <w:rPr>
              <w:b/>
              <w:bCs/>
            </w:rPr>
          </w:rPrChange>
        </w:rPr>
        <w:t>RNF-013: Validación de datos</w:t>
      </w:r>
    </w:p>
    <w:p w14:paraId="70B5C231" w14:textId="77777777" w:rsidR="000036DD" w:rsidRPr="0079121A" w:rsidRDefault="000036DD" w:rsidP="00ED2B0F">
      <w:pPr>
        <w:jc w:val="both"/>
        <w:rPr>
          <w:rFonts w:ascii="Times New Roman" w:hAnsi="Times New Roman" w:cs="Times New Roman"/>
          <w:sz w:val="24"/>
          <w:szCs w:val="24"/>
          <w:rPrChange w:id="1409" w:author="Vanessa Delgado Saltos" w:date="2026-06-04T05:19:00Z" w16du:dateUtc="2026-06-04T10:19:00Z">
            <w:rPr/>
          </w:rPrChange>
        </w:rPr>
        <w:pPrChange w:id="1410" w:author="Vanessa Delgado Saltos" w:date="2026-06-04T05:28:00Z" w16du:dateUtc="2026-06-04T10:28:00Z">
          <w:pPr/>
        </w:pPrChange>
      </w:pPr>
      <w:r w:rsidRPr="0079121A">
        <w:rPr>
          <w:rFonts w:ascii="Times New Roman" w:hAnsi="Times New Roman" w:cs="Times New Roman"/>
          <w:sz w:val="24"/>
          <w:szCs w:val="24"/>
          <w:rPrChange w:id="1411" w:author="Vanessa Delgado Saltos" w:date="2026-06-04T05:19:00Z" w16du:dateUtc="2026-06-04T10:19:00Z">
            <w:rPr/>
          </w:rPrChange>
        </w:rPr>
        <w:t>El sistema deberá validar la información ingresada por los usuarios antes de almacenarla.</w:t>
      </w:r>
    </w:p>
    <w:p w14:paraId="07E7CFAF" w14:textId="77777777" w:rsidR="000036DD" w:rsidRPr="0079121A" w:rsidRDefault="000036DD" w:rsidP="00ED2B0F">
      <w:pPr>
        <w:jc w:val="both"/>
        <w:rPr>
          <w:rFonts w:ascii="Times New Roman" w:hAnsi="Times New Roman" w:cs="Times New Roman"/>
          <w:b/>
          <w:bCs/>
          <w:sz w:val="24"/>
          <w:szCs w:val="24"/>
          <w:rPrChange w:id="1412" w:author="Vanessa Delgado Saltos" w:date="2026-06-04T05:19:00Z" w16du:dateUtc="2026-06-04T10:19:00Z">
            <w:rPr>
              <w:b/>
              <w:bCs/>
            </w:rPr>
          </w:rPrChange>
        </w:rPr>
        <w:pPrChange w:id="1413" w:author="Vanessa Delgado Saltos" w:date="2026-06-04T05:28:00Z" w16du:dateUtc="2026-06-04T10:28:00Z">
          <w:pPr/>
        </w:pPrChange>
      </w:pPr>
      <w:r w:rsidRPr="0079121A">
        <w:rPr>
          <w:rFonts w:ascii="Times New Roman" w:hAnsi="Times New Roman" w:cs="Times New Roman"/>
          <w:b/>
          <w:bCs/>
          <w:sz w:val="24"/>
          <w:szCs w:val="24"/>
          <w:rPrChange w:id="1414" w:author="Vanessa Delgado Saltos" w:date="2026-06-04T05:19:00Z" w16du:dateUtc="2026-06-04T10:19:00Z">
            <w:rPr>
              <w:b/>
              <w:bCs/>
            </w:rPr>
          </w:rPrChange>
        </w:rPr>
        <w:t>RNF-014: Prevención de duplicados</w:t>
      </w:r>
    </w:p>
    <w:p w14:paraId="6317260B" w14:textId="77777777" w:rsidR="000036DD" w:rsidRPr="0079121A" w:rsidRDefault="000036DD" w:rsidP="00ED2B0F">
      <w:pPr>
        <w:jc w:val="both"/>
        <w:rPr>
          <w:rFonts w:ascii="Times New Roman" w:hAnsi="Times New Roman" w:cs="Times New Roman"/>
          <w:sz w:val="24"/>
          <w:szCs w:val="24"/>
          <w:rPrChange w:id="1415" w:author="Vanessa Delgado Saltos" w:date="2026-06-04T05:19:00Z" w16du:dateUtc="2026-06-04T10:19:00Z">
            <w:rPr/>
          </w:rPrChange>
        </w:rPr>
        <w:pPrChange w:id="1416" w:author="Vanessa Delgado Saltos" w:date="2026-06-04T05:28:00Z" w16du:dateUtc="2026-06-04T10:28:00Z">
          <w:pPr/>
        </w:pPrChange>
      </w:pPr>
      <w:r w:rsidRPr="0079121A">
        <w:rPr>
          <w:rFonts w:ascii="Times New Roman" w:hAnsi="Times New Roman" w:cs="Times New Roman"/>
          <w:sz w:val="24"/>
          <w:szCs w:val="24"/>
          <w:rPrChange w:id="1417" w:author="Vanessa Delgado Saltos" w:date="2026-06-04T05:19:00Z" w16du:dateUtc="2026-06-04T10:19:00Z">
            <w:rPr/>
          </w:rPrChange>
        </w:rPr>
        <w:t>El sistema deberá evitar el registro duplicado de órdenes y clientes cuando corresponda.</w:t>
      </w:r>
    </w:p>
    <w:p w14:paraId="0A1B5A0D" w14:textId="2B805A73" w:rsidR="000036DD" w:rsidRPr="0079121A" w:rsidRDefault="00075822" w:rsidP="00ED2B0F">
      <w:pPr>
        <w:jc w:val="both"/>
        <w:rPr>
          <w:rFonts w:ascii="Times New Roman" w:hAnsi="Times New Roman" w:cs="Times New Roman"/>
          <w:sz w:val="24"/>
          <w:szCs w:val="24"/>
          <w:rPrChange w:id="1418" w:author="Vanessa Delgado Saltos" w:date="2026-06-04T05:19:00Z" w16du:dateUtc="2026-06-04T10:19:00Z">
            <w:rPr/>
          </w:rPrChange>
        </w:rPr>
        <w:pPrChange w:id="1419" w:author="Vanessa Delgado Saltos" w:date="2026-06-04T05:28:00Z" w16du:dateUtc="2026-06-04T10:28:00Z">
          <w:pPr/>
        </w:pPrChange>
      </w:pPr>
      <w:del w:id="1420" w:author="Vanessa Delgado Saltos" w:date="2026-06-04T05:30:00Z" w16du:dateUtc="2026-06-04T10:30:00Z">
        <w:r w:rsidRPr="0079121A" w:rsidDel="00ED2B0F">
          <w:rPr>
            <w:rFonts w:ascii="Times New Roman" w:hAnsi="Times New Roman" w:cs="Times New Roman"/>
            <w:sz w:val="24"/>
            <w:szCs w:val="24"/>
            <w:rPrChange w:id="1421" w:author="Vanessa Delgado Saltos" w:date="2026-06-04T05:19:00Z" w16du:dateUtc="2026-06-04T10:19:00Z">
              <w:rPr/>
            </w:rPrChange>
          </w:rPr>
          <w:pict w14:anchorId="1BBBB55A">
            <v:rect id="_x0000_i1035" style="width:0;height:1.5pt" o:hralign="center" o:hrstd="t" o:hr="t" fillcolor="#a0a0a0" stroked="f"/>
          </w:pict>
        </w:r>
      </w:del>
    </w:p>
    <w:p w14:paraId="565A6755" w14:textId="1CF99FC0" w:rsidR="000036DD" w:rsidRPr="00ED2B0F" w:rsidRDefault="00ED2B0F" w:rsidP="00ED2B0F">
      <w:pPr>
        <w:pStyle w:val="Ttulo1"/>
        <w:pPrChange w:id="1422" w:author="Vanessa Delgado Saltos" w:date="2026-06-04T05:30:00Z" w16du:dateUtc="2026-06-04T10:30:00Z">
          <w:pPr/>
        </w:pPrChange>
      </w:pPr>
      <w:bookmarkStart w:id="1423" w:name="_Toc231443950"/>
      <w:ins w:id="1424" w:author="Vanessa Delgado Saltos" w:date="2026-06-04T05:30:00Z" w16du:dateUtc="2026-06-04T10:30:00Z">
        <w:r>
          <w:t>4</w:t>
        </w:r>
      </w:ins>
      <w:del w:id="1425" w:author="Vanessa Delgado Saltos" w:date="2026-06-04T05:30:00Z" w16du:dateUtc="2026-06-04T10:30:00Z">
        <w:r w:rsidR="000036DD" w:rsidRPr="00ED2B0F" w:rsidDel="00ED2B0F">
          <w:delText>5</w:delText>
        </w:r>
      </w:del>
      <w:r w:rsidR="000036DD" w:rsidRPr="00ED2B0F">
        <w:t>.6 Mantenibilidad</w:t>
      </w:r>
      <w:bookmarkEnd w:id="1423"/>
    </w:p>
    <w:p w14:paraId="653B1413" w14:textId="77777777" w:rsidR="000036DD" w:rsidRPr="0079121A" w:rsidRDefault="000036DD" w:rsidP="00ED2B0F">
      <w:pPr>
        <w:jc w:val="both"/>
        <w:rPr>
          <w:rFonts w:ascii="Times New Roman" w:hAnsi="Times New Roman" w:cs="Times New Roman"/>
          <w:b/>
          <w:bCs/>
          <w:sz w:val="24"/>
          <w:szCs w:val="24"/>
          <w:rPrChange w:id="1426" w:author="Vanessa Delgado Saltos" w:date="2026-06-04T05:19:00Z" w16du:dateUtc="2026-06-04T10:19:00Z">
            <w:rPr>
              <w:b/>
              <w:bCs/>
            </w:rPr>
          </w:rPrChange>
        </w:rPr>
        <w:pPrChange w:id="1427" w:author="Vanessa Delgado Saltos" w:date="2026-06-04T05:28:00Z" w16du:dateUtc="2026-06-04T10:28:00Z">
          <w:pPr/>
        </w:pPrChange>
      </w:pPr>
      <w:r w:rsidRPr="0079121A">
        <w:rPr>
          <w:rFonts w:ascii="Times New Roman" w:hAnsi="Times New Roman" w:cs="Times New Roman"/>
          <w:b/>
          <w:bCs/>
          <w:sz w:val="24"/>
          <w:szCs w:val="24"/>
          <w:rPrChange w:id="1428" w:author="Vanessa Delgado Saltos" w:date="2026-06-04T05:19:00Z" w16du:dateUtc="2026-06-04T10:19:00Z">
            <w:rPr>
              <w:b/>
              <w:bCs/>
            </w:rPr>
          </w:rPrChange>
        </w:rPr>
        <w:t>RNF-015: Facilidad de mantenimiento</w:t>
      </w:r>
    </w:p>
    <w:p w14:paraId="267E01D5" w14:textId="77777777" w:rsidR="000036DD" w:rsidRPr="0079121A" w:rsidRDefault="000036DD" w:rsidP="00ED2B0F">
      <w:pPr>
        <w:jc w:val="both"/>
        <w:rPr>
          <w:rFonts w:ascii="Times New Roman" w:hAnsi="Times New Roman" w:cs="Times New Roman"/>
          <w:sz w:val="24"/>
          <w:szCs w:val="24"/>
          <w:rPrChange w:id="1429" w:author="Vanessa Delgado Saltos" w:date="2026-06-04T05:19:00Z" w16du:dateUtc="2026-06-04T10:19:00Z">
            <w:rPr/>
          </w:rPrChange>
        </w:rPr>
        <w:pPrChange w:id="1430" w:author="Vanessa Delgado Saltos" w:date="2026-06-04T05:28:00Z" w16du:dateUtc="2026-06-04T10:28:00Z">
          <w:pPr/>
        </w:pPrChange>
      </w:pPr>
      <w:r w:rsidRPr="0079121A">
        <w:rPr>
          <w:rFonts w:ascii="Times New Roman" w:hAnsi="Times New Roman" w:cs="Times New Roman"/>
          <w:sz w:val="24"/>
          <w:szCs w:val="24"/>
          <w:rPrChange w:id="1431" w:author="Vanessa Delgado Saltos" w:date="2026-06-04T05:19:00Z" w16du:dateUtc="2026-06-04T10:19:00Z">
            <w:rPr/>
          </w:rPrChange>
        </w:rPr>
        <w:t>El sistema deberá estar desarrollado de manera modular para facilitar futuras modificaciones y actualizaciones.</w:t>
      </w:r>
    </w:p>
    <w:p w14:paraId="4B19158E" w14:textId="77777777" w:rsidR="000036DD" w:rsidRPr="0079121A" w:rsidRDefault="000036DD" w:rsidP="00ED2B0F">
      <w:pPr>
        <w:jc w:val="both"/>
        <w:rPr>
          <w:rFonts w:ascii="Times New Roman" w:hAnsi="Times New Roman" w:cs="Times New Roman"/>
          <w:b/>
          <w:bCs/>
          <w:sz w:val="24"/>
          <w:szCs w:val="24"/>
          <w:rPrChange w:id="1432" w:author="Vanessa Delgado Saltos" w:date="2026-06-04T05:19:00Z" w16du:dateUtc="2026-06-04T10:19:00Z">
            <w:rPr>
              <w:b/>
              <w:bCs/>
            </w:rPr>
          </w:rPrChange>
        </w:rPr>
        <w:pPrChange w:id="1433" w:author="Vanessa Delgado Saltos" w:date="2026-06-04T05:28:00Z" w16du:dateUtc="2026-06-04T10:28:00Z">
          <w:pPr/>
        </w:pPrChange>
      </w:pPr>
      <w:r w:rsidRPr="0079121A">
        <w:rPr>
          <w:rFonts w:ascii="Times New Roman" w:hAnsi="Times New Roman" w:cs="Times New Roman"/>
          <w:b/>
          <w:bCs/>
          <w:sz w:val="24"/>
          <w:szCs w:val="24"/>
          <w:rPrChange w:id="1434" w:author="Vanessa Delgado Saltos" w:date="2026-06-04T05:19:00Z" w16du:dateUtc="2026-06-04T10:19:00Z">
            <w:rPr>
              <w:b/>
              <w:bCs/>
            </w:rPr>
          </w:rPrChange>
        </w:rPr>
        <w:t>RNF-016: Escalabilidad</w:t>
      </w:r>
    </w:p>
    <w:p w14:paraId="1C5CC5E0" w14:textId="77777777" w:rsidR="000036DD" w:rsidRPr="0079121A" w:rsidRDefault="000036DD" w:rsidP="00ED2B0F">
      <w:pPr>
        <w:jc w:val="both"/>
        <w:rPr>
          <w:rFonts w:ascii="Times New Roman" w:hAnsi="Times New Roman" w:cs="Times New Roman"/>
          <w:sz w:val="24"/>
          <w:szCs w:val="24"/>
          <w:rPrChange w:id="1435" w:author="Vanessa Delgado Saltos" w:date="2026-06-04T05:19:00Z" w16du:dateUtc="2026-06-04T10:19:00Z">
            <w:rPr/>
          </w:rPrChange>
        </w:rPr>
        <w:pPrChange w:id="1436" w:author="Vanessa Delgado Saltos" w:date="2026-06-04T05:28:00Z" w16du:dateUtc="2026-06-04T10:28:00Z">
          <w:pPr/>
        </w:pPrChange>
      </w:pPr>
      <w:r w:rsidRPr="0079121A">
        <w:rPr>
          <w:rFonts w:ascii="Times New Roman" w:hAnsi="Times New Roman" w:cs="Times New Roman"/>
          <w:sz w:val="24"/>
          <w:szCs w:val="24"/>
          <w:rPrChange w:id="1437" w:author="Vanessa Delgado Saltos" w:date="2026-06-04T05:19:00Z" w16du:dateUtc="2026-06-04T10:19:00Z">
            <w:rPr/>
          </w:rPrChange>
        </w:rPr>
        <w:t>El sistema deberá permitir la incorporación de nuevas funcionalidades sin afectar significativamente las existentes.</w:t>
      </w:r>
    </w:p>
    <w:p w14:paraId="2E1FDB52" w14:textId="77777777" w:rsidR="000036DD" w:rsidRPr="0079121A" w:rsidRDefault="000036DD" w:rsidP="00ED2B0F">
      <w:pPr>
        <w:jc w:val="both"/>
        <w:rPr>
          <w:rFonts w:ascii="Times New Roman" w:hAnsi="Times New Roman" w:cs="Times New Roman"/>
          <w:b/>
          <w:bCs/>
          <w:sz w:val="24"/>
          <w:szCs w:val="24"/>
          <w:rPrChange w:id="1438" w:author="Vanessa Delgado Saltos" w:date="2026-06-04T05:19:00Z" w16du:dateUtc="2026-06-04T10:19:00Z">
            <w:rPr>
              <w:b/>
              <w:bCs/>
            </w:rPr>
          </w:rPrChange>
        </w:rPr>
        <w:pPrChange w:id="1439" w:author="Vanessa Delgado Saltos" w:date="2026-06-04T05:28:00Z" w16du:dateUtc="2026-06-04T10:28:00Z">
          <w:pPr/>
        </w:pPrChange>
      </w:pPr>
      <w:r w:rsidRPr="0079121A">
        <w:rPr>
          <w:rFonts w:ascii="Times New Roman" w:hAnsi="Times New Roman" w:cs="Times New Roman"/>
          <w:b/>
          <w:bCs/>
          <w:sz w:val="24"/>
          <w:szCs w:val="24"/>
          <w:rPrChange w:id="1440" w:author="Vanessa Delgado Saltos" w:date="2026-06-04T05:19:00Z" w16du:dateUtc="2026-06-04T10:19:00Z">
            <w:rPr>
              <w:b/>
              <w:bCs/>
            </w:rPr>
          </w:rPrChange>
        </w:rPr>
        <w:lastRenderedPageBreak/>
        <w:t>RNF-017: Documentación</w:t>
      </w:r>
    </w:p>
    <w:p w14:paraId="172DB46E" w14:textId="77777777" w:rsidR="000036DD" w:rsidRPr="0079121A" w:rsidRDefault="000036DD" w:rsidP="00ED2B0F">
      <w:pPr>
        <w:jc w:val="both"/>
        <w:rPr>
          <w:rFonts w:ascii="Times New Roman" w:hAnsi="Times New Roman" w:cs="Times New Roman"/>
          <w:sz w:val="24"/>
          <w:szCs w:val="24"/>
          <w:rPrChange w:id="1441" w:author="Vanessa Delgado Saltos" w:date="2026-06-04T05:19:00Z" w16du:dateUtc="2026-06-04T10:19:00Z">
            <w:rPr/>
          </w:rPrChange>
        </w:rPr>
        <w:pPrChange w:id="1442" w:author="Vanessa Delgado Saltos" w:date="2026-06-04T05:28:00Z" w16du:dateUtc="2026-06-04T10:28:00Z">
          <w:pPr/>
        </w:pPrChange>
      </w:pPr>
      <w:r w:rsidRPr="0079121A">
        <w:rPr>
          <w:rFonts w:ascii="Times New Roman" w:hAnsi="Times New Roman" w:cs="Times New Roman"/>
          <w:sz w:val="24"/>
          <w:szCs w:val="24"/>
          <w:rPrChange w:id="1443" w:author="Vanessa Delgado Saltos" w:date="2026-06-04T05:19:00Z" w16du:dateUtc="2026-06-04T10:19:00Z">
            <w:rPr/>
          </w:rPrChange>
        </w:rPr>
        <w:t>El sistema deberá contar con documentación técnica y de usuario para facilitar su mantenimiento y utilización.</w:t>
      </w:r>
    </w:p>
    <w:p w14:paraId="4F6F990E" w14:textId="4395C1CA" w:rsidR="000036DD" w:rsidRPr="0079121A" w:rsidRDefault="00075822" w:rsidP="00ED2B0F">
      <w:pPr>
        <w:jc w:val="both"/>
        <w:rPr>
          <w:rFonts w:ascii="Times New Roman" w:hAnsi="Times New Roman" w:cs="Times New Roman"/>
          <w:sz w:val="24"/>
          <w:szCs w:val="24"/>
          <w:rPrChange w:id="1444" w:author="Vanessa Delgado Saltos" w:date="2026-06-04T05:19:00Z" w16du:dateUtc="2026-06-04T10:19:00Z">
            <w:rPr/>
          </w:rPrChange>
        </w:rPr>
        <w:pPrChange w:id="1445" w:author="Vanessa Delgado Saltos" w:date="2026-06-04T05:28:00Z" w16du:dateUtc="2026-06-04T10:28:00Z">
          <w:pPr/>
        </w:pPrChange>
      </w:pPr>
      <w:del w:id="1446" w:author="Vanessa Delgado Saltos" w:date="2026-06-04T05:30:00Z" w16du:dateUtc="2026-06-04T10:30:00Z">
        <w:r w:rsidRPr="0079121A" w:rsidDel="00ED2B0F">
          <w:rPr>
            <w:rFonts w:ascii="Times New Roman" w:hAnsi="Times New Roman" w:cs="Times New Roman"/>
            <w:sz w:val="24"/>
            <w:szCs w:val="24"/>
            <w:rPrChange w:id="1447" w:author="Vanessa Delgado Saltos" w:date="2026-06-04T05:19:00Z" w16du:dateUtc="2026-06-04T10:19:00Z">
              <w:rPr/>
            </w:rPrChange>
          </w:rPr>
          <w:pict w14:anchorId="0B28F914">
            <v:rect id="_x0000_i1036" style="width:0;height:1.5pt" o:hralign="center" o:hrstd="t" o:hr="t" fillcolor="#a0a0a0" stroked="f"/>
          </w:pict>
        </w:r>
      </w:del>
    </w:p>
    <w:p w14:paraId="074F97AA" w14:textId="2C72D759" w:rsidR="000036DD" w:rsidRPr="00ED2B0F" w:rsidRDefault="00ED2B0F" w:rsidP="00ED2B0F">
      <w:pPr>
        <w:pStyle w:val="Ttulo1"/>
        <w:pPrChange w:id="1448" w:author="Vanessa Delgado Saltos" w:date="2026-06-04T05:30:00Z" w16du:dateUtc="2026-06-04T10:30:00Z">
          <w:pPr/>
        </w:pPrChange>
      </w:pPr>
      <w:bookmarkStart w:id="1449" w:name="_Toc231443951"/>
      <w:ins w:id="1450" w:author="Vanessa Delgado Saltos" w:date="2026-06-04T05:30:00Z" w16du:dateUtc="2026-06-04T10:30:00Z">
        <w:r>
          <w:t>4</w:t>
        </w:r>
      </w:ins>
      <w:del w:id="1451" w:author="Vanessa Delgado Saltos" w:date="2026-06-04T05:30:00Z" w16du:dateUtc="2026-06-04T10:30:00Z">
        <w:r w:rsidR="000036DD" w:rsidRPr="00ED2B0F" w:rsidDel="00ED2B0F">
          <w:delText>5</w:delText>
        </w:r>
      </w:del>
      <w:r w:rsidR="000036DD" w:rsidRPr="00ED2B0F">
        <w:t>.7 Compatibilidad</w:t>
      </w:r>
      <w:bookmarkEnd w:id="1449"/>
    </w:p>
    <w:p w14:paraId="137A059D" w14:textId="77777777" w:rsidR="000036DD" w:rsidRPr="0079121A" w:rsidRDefault="000036DD" w:rsidP="00ED2B0F">
      <w:pPr>
        <w:jc w:val="both"/>
        <w:rPr>
          <w:rFonts w:ascii="Times New Roman" w:hAnsi="Times New Roman" w:cs="Times New Roman"/>
          <w:b/>
          <w:bCs/>
          <w:sz w:val="24"/>
          <w:szCs w:val="24"/>
          <w:rPrChange w:id="1452" w:author="Vanessa Delgado Saltos" w:date="2026-06-04T05:19:00Z" w16du:dateUtc="2026-06-04T10:19:00Z">
            <w:rPr>
              <w:b/>
              <w:bCs/>
            </w:rPr>
          </w:rPrChange>
        </w:rPr>
        <w:pPrChange w:id="1453" w:author="Vanessa Delgado Saltos" w:date="2026-06-04T05:28:00Z" w16du:dateUtc="2026-06-04T10:28:00Z">
          <w:pPr/>
        </w:pPrChange>
      </w:pPr>
      <w:r w:rsidRPr="0079121A">
        <w:rPr>
          <w:rFonts w:ascii="Times New Roman" w:hAnsi="Times New Roman" w:cs="Times New Roman"/>
          <w:b/>
          <w:bCs/>
          <w:sz w:val="24"/>
          <w:szCs w:val="24"/>
          <w:rPrChange w:id="1454" w:author="Vanessa Delgado Saltos" w:date="2026-06-04T05:19:00Z" w16du:dateUtc="2026-06-04T10:19:00Z">
            <w:rPr>
              <w:b/>
              <w:bCs/>
            </w:rPr>
          </w:rPrChange>
        </w:rPr>
        <w:t>RNF-018: Adaptabilidad</w:t>
      </w:r>
    </w:p>
    <w:p w14:paraId="4B361BFF" w14:textId="77777777" w:rsidR="000036DD" w:rsidRPr="0079121A" w:rsidRDefault="000036DD" w:rsidP="00ED2B0F">
      <w:pPr>
        <w:jc w:val="both"/>
        <w:rPr>
          <w:rFonts w:ascii="Times New Roman" w:hAnsi="Times New Roman" w:cs="Times New Roman"/>
          <w:sz w:val="24"/>
          <w:szCs w:val="24"/>
          <w:rPrChange w:id="1455" w:author="Vanessa Delgado Saltos" w:date="2026-06-04T05:19:00Z" w16du:dateUtc="2026-06-04T10:19:00Z">
            <w:rPr/>
          </w:rPrChange>
        </w:rPr>
        <w:pPrChange w:id="1456" w:author="Vanessa Delgado Saltos" w:date="2026-06-04T05:28:00Z" w16du:dateUtc="2026-06-04T10:28:00Z">
          <w:pPr/>
        </w:pPrChange>
      </w:pPr>
      <w:r w:rsidRPr="0079121A">
        <w:rPr>
          <w:rFonts w:ascii="Times New Roman" w:hAnsi="Times New Roman" w:cs="Times New Roman"/>
          <w:sz w:val="24"/>
          <w:szCs w:val="24"/>
          <w:rPrChange w:id="1457" w:author="Vanessa Delgado Saltos" w:date="2026-06-04T05:19:00Z" w16du:dateUtc="2026-06-04T10:19:00Z">
            <w:rPr/>
          </w:rPrChange>
        </w:rPr>
        <w:t>El sistema deberá visualizarse correctamente en computadoras de escritorio y dispositivos con diferentes resoluciones de pantalla.</w:t>
      </w:r>
    </w:p>
    <w:p w14:paraId="0A623F85" w14:textId="361D917B" w:rsidR="00477126" w:rsidRPr="0079121A" w:rsidRDefault="00075822" w:rsidP="00ED2B0F">
      <w:pPr>
        <w:jc w:val="both"/>
        <w:rPr>
          <w:rFonts w:ascii="Times New Roman" w:hAnsi="Times New Roman" w:cs="Times New Roman"/>
          <w:sz w:val="24"/>
          <w:szCs w:val="24"/>
          <w:rPrChange w:id="1458" w:author="Vanessa Delgado Saltos" w:date="2026-06-04T05:19:00Z" w16du:dateUtc="2026-06-04T10:19:00Z">
            <w:rPr/>
          </w:rPrChange>
        </w:rPr>
        <w:pPrChange w:id="1459" w:author="Vanessa Delgado Saltos" w:date="2026-06-04T05:28:00Z" w16du:dateUtc="2026-06-04T10:28:00Z">
          <w:pPr/>
        </w:pPrChange>
      </w:pPr>
      <w:del w:id="1460" w:author="Vanessa Delgado Saltos" w:date="2026-06-04T05:34:00Z" w16du:dateUtc="2026-06-04T10:34:00Z">
        <w:r w:rsidRPr="0079121A" w:rsidDel="00ED2B0F">
          <w:rPr>
            <w:rFonts w:ascii="Times New Roman" w:hAnsi="Times New Roman" w:cs="Times New Roman"/>
            <w:sz w:val="24"/>
            <w:szCs w:val="24"/>
            <w:rPrChange w:id="1461" w:author="Vanessa Delgado Saltos" w:date="2026-06-04T05:19:00Z" w16du:dateUtc="2026-06-04T10:19:00Z">
              <w:rPr/>
            </w:rPrChange>
          </w:rPr>
          <w:pict w14:anchorId="3DE83903">
            <v:rect id="_x0000_i1037" style="width:0;height:1.5pt" o:hralign="center" o:hrstd="t" o:hr="t" fillcolor="#a0a0a0" stroked="f"/>
          </w:pict>
        </w:r>
      </w:del>
    </w:p>
    <w:p w14:paraId="012D136B" w14:textId="77777777" w:rsidR="00477126" w:rsidRPr="0079121A" w:rsidRDefault="00477126" w:rsidP="00ED2B0F">
      <w:pPr>
        <w:jc w:val="both"/>
        <w:rPr>
          <w:rFonts w:ascii="Times New Roman" w:hAnsi="Times New Roman" w:cs="Times New Roman"/>
          <w:sz w:val="24"/>
          <w:szCs w:val="24"/>
          <w:rPrChange w:id="1462" w:author="Vanessa Delgado Saltos" w:date="2026-06-04T05:19:00Z" w16du:dateUtc="2026-06-04T10:19:00Z">
            <w:rPr/>
          </w:rPrChange>
        </w:rPr>
        <w:pPrChange w:id="1463" w:author="Vanessa Delgado Saltos" w:date="2026-06-04T05:28:00Z" w16du:dateUtc="2026-06-04T10:28:00Z">
          <w:pPr/>
        </w:pPrChange>
      </w:pPr>
    </w:p>
    <w:p w14:paraId="4D9154E7" w14:textId="44FABE28" w:rsidR="000036DD" w:rsidRPr="00ED2B0F" w:rsidRDefault="00ED2B0F" w:rsidP="00ED2B0F">
      <w:pPr>
        <w:pStyle w:val="Ttulo1"/>
        <w:pPrChange w:id="1464" w:author="Vanessa Delgado Saltos" w:date="2026-06-04T05:34:00Z" w16du:dateUtc="2026-06-04T10:34:00Z">
          <w:pPr/>
        </w:pPrChange>
      </w:pPr>
      <w:bookmarkStart w:id="1465" w:name="_Toc231443952"/>
      <w:ins w:id="1466" w:author="Vanessa Delgado Saltos" w:date="2026-06-04T05:30:00Z" w16du:dateUtc="2026-06-04T10:30:00Z">
        <w:r>
          <w:t>5</w:t>
        </w:r>
      </w:ins>
      <w:del w:id="1467" w:author="Vanessa Delgado Saltos" w:date="2026-06-04T05:30:00Z" w16du:dateUtc="2026-06-04T10:30:00Z">
        <w:r w:rsidR="000036DD" w:rsidRPr="00ED2B0F" w:rsidDel="00ED2B0F">
          <w:delText>6</w:delText>
        </w:r>
      </w:del>
      <w:r w:rsidR="000036DD" w:rsidRPr="00ED2B0F">
        <w:t>. Módulos del Sistema</w:t>
      </w:r>
      <w:bookmarkEnd w:id="1465"/>
    </w:p>
    <w:p w14:paraId="5B731229" w14:textId="77777777" w:rsidR="000036DD" w:rsidRPr="00ED2B0F" w:rsidRDefault="000036DD" w:rsidP="00ED2B0F">
      <w:pPr>
        <w:jc w:val="both"/>
        <w:rPr>
          <w:rFonts w:ascii="Times New Roman" w:hAnsi="Times New Roman" w:cs="Times New Roman"/>
          <w:b/>
          <w:bCs/>
          <w:sz w:val="24"/>
          <w:szCs w:val="24"/>
          <w:u w:val="single"/>
          <w:rPrChange w:id="1468" w:author="Vanessa Delgado Saltos" w:date="2026-06-04T05:34:00Z" w16du:dateUtc="2026-06-04T10:34:00Z">
            <w:rPr>
              <w:b/>
              <w:bCs/>
            </w:rPr>
          </w:rPrChange>
        </w:rPr>
        <w:pPrChange w:id="1469" w:author="Vanessa Delgado Saltos" w:date="2026-06-04T05:28:00Z" w16du:dateUtc="2026-06-04T10:28:00Z">
          <w:pPr/>
        </w:pPrChange>
      </w:pPr>
      <w:r w:rsidRPr="00ED2B0F">
        <w:rPr>
          <w:rFonts w:ascii="Times New Roman" w:hAnsi="Times New Roman" w:cs="Times New Roman"/>
          <w:b/>
          <w:bCs/>
          <w:sz w:val="24"/>
          <w:szCs w:val="24"/>
          <w:u w:val="single"/>
          <w:rPrChange w:id="1470" w:author="Vanessa Delgado Saltos" w:date="2026-06-04T05:34:00Z" w16du:dateUtc="2026-06-04T10:34:00Z">
            <w:rPr>
              <w:b/>
              <w:bCs/>
            </w:rPr>
          </w:rPrChange>
        </w:rPr>
        <w:t>Módulo 1: Gestión de Clientes</w:t>
      </w:r>
    </w:p>
    <w:p w14:paraId="688C8C7A" w14:textId="77777777" w:rsidR="000036DD" w:rsidRPr="0079121A" w:rsidRDefault="000036DD" w:rsidP="00ED2B0F">
      <w:pPr>
        <w:jc w:val="both"/>
        <w:rPr>
          <w:rFonts w:ascii="Times New Roman" w:hAnsi="Times New Roman" w:cs="Times New Roman"/>
          <w:sz w:val="24"/>
          <w:szCs w:val="24"/>
          <w:rPrChange w:id="1471" w:author="Vanessa Delgado Saltos" w:date="2026-06-04T05:19:00Z" w16du:dateUtc="2026-06-04T10:19:00Z">
            <w:rPr/>
          </w:rPrChange>
        </w:rPr>
        <w:pPrChange w:id="1472" w:author="Vanessa Delgado Saltos" w:date="2026-06-04T05:28:00Z" w16du:dateUtc="2026-06-04T10:28:00Z">
          <w:pPr/>
        </w:pPrChange>
      </w:pPr>
      <w:r w:rsidRPr="0079121A">
        <w:rPr>
          <w:rFonts w:ascii="Times New Roman" w:hAnsi="Times New Roman" w:cs="Times New Roman"/>
          <w:sz w:val="24"/>
          <w:szCs w:val="24"/>
          <w:rPrChange w:id="1473" w:author="Vanessa Delgado Saltos" w:date="2026-06-04T05:19:00Z" w16du:dateUtc="2026-06-04T10:19:00Z">
            <w:rPr/>
          </w:rPrChange>
        </w:rPr>
        <w:t>Permite administrar la información de los clientes de la lavandería y consultar el historial de servicios realizados.</w:t>
      </w:r>
    </w:p>
    <w:p w14:paraId="72F61F80" w14:textId="77777777" w:rsidR="000036DD" w:rsidRPr="0079121A" w:rsidRDefault="000036DD" w:rsidP="00ED2B0F">
      <w:pPr>
        <w:jc w:val="both"/>
        <w:rPr>
          <w:rFonts w:ascii="Times New Roman" w:hAnsi="Times New Roman" w:cs="Times New Roman"/>
          <w:b/>
          <w:bCs/>
          <w:sz w:val="24"/>
          <w:szCs w:val="24"/>
          <w:rPrChange w:id="1474" w:author="Vanessa Delgado Saltos" w:date="2026-06-04T05:19:00Z" w16du:dateUtc="2026-06-04T10:19:00Z">
            <w:rPr>
              <w:b/>
              <w:bCs/>
            </w:rPr>
          </w:rPrChange>
        </w:rPr>
        <w:pPrChange w:id="1475" w:author="Vanessa Delgado Saltos" w:date="2026-06-04T05:28:00Z" w16du:dateUtc="2026-06-04T10:28:00Z">
          <w:pPr/>
        </w:pPrChange>
      </w:pPr>
      <w:r w:rsidRPr="0079121A">
        <w:rPr>
          <w:rFonts w:ascii="Times New Roman" w:hAnsi="Times New Roman" w:cs="Times New Roman"/>
          <w:b/>
          <w:bCs/>
          <w:sz w:val="24"/>
          <w:szCs w:val="24"/>
          <w:rPrChange w:id="1476" w:author="Vanessa Delgado Saltos" w:date="2026-06-04T05:19:00Z" w16du:dateUtc="2026-06-04T10:19:00Z">
            <w:rPr>
              <w:b/>
              <w:bCs/>
            </w:rPr>
          </w:rPrChange>
        </w:rPr>
        <w:t>Funciones principales</w:t>
      </w:r>
    </w:p>
    <w:p w14:paraId="67236304" w14:textId="77777777" w:rsidR="000036DD" w:rsidRPr="0079121A" w:rsidRDefault="000036DD" w:rsidP="00ED2B0F">
      <w:pPr>
        <w:numPr>
          <w:ilvl w:val="0"/>
          <w:numId w:val="23"/>
        </w:numPr>
        <w:jc w:val="both"/>
        <w:rPr>
          <w:rFonts w:ascii="Times New Roman" w:hAnsi="Times New Roman" w:cs="Times New Roman"/>
          <w:sz w:val="24"/>
          <w:szCs w:val="24"/>
          <w:rPrChange w:id="1477" w:author="Vanessa Delgado Saltos" w:date="2026-06-04T05:19:00Z" w16du:dateUtc="2026-06-04T10:19:00Z">
            <w:rPr/>
          </w:rPrChange>
        </w:rPr>
        <w:pPrChange w:id="1478" w:author="Vanessa Delgado Saltos" w:date="2026-06-04T05:28:00Z" w16du:dateUtc="2026-06-04T10:28:00Z">
          <w:pPr>
            <w:numPr>
              <w:numId w:val="23"/>
            </w:numPr>
            <w:tabs>
              <w:tab w:val="num" w:pos="720"/>
            </w:tabs>
            <w:ind w:left="720" w:hanging="360"/>
          </w:pPr>
        </w:pPrChange>
      </w:pPr>
      <w:r w:rsidRPr="0079121A">
        <w:rPr>
          <w:rFonts w:ascii="Times New Roman" w:hAnsi="Times New Roman" w:cs="Times New Roman"/>
          <w:sz w:val="24"/>
          <w:szCs w:val="24"/>
          <w:rPrChange w:id="1479" w:author="Vanessa Delgado Saltos" w:date="2026-06-04T05:19:00Z" w16du:dateUtc="2026-06-04T10:19:00Z">
            <w:rPr/>
          </w:rPrChange>
        </w:rPr>
        <w:t>Registro de clientes.</w:t>
      </w:r>
    </w:p>
    <w:p w14:paraId="539A717C" w14:textId="77777777" w:rsidR="000036DD" w:rsidRPr="0079121A" w:rsidRDefault="000036DD" w:rsidP="00ED2B0F">
      <w:pPr>
        <w:numPr>
          <w:ilvl w:val="0"/>
          <w:numId w:val="23"/>
        </w:numPr>
        <w:jc w:val="both"/>
        <w:rPr>
          <w:rFonts w:ascii="Times New Roman" w:hAnsi="Times New Roman" w:cs="Times New Roman"/>
          <w:sz w:val="24"/>
          <w:szCs w:val="24"/>
          <w:rPrChange w:id="1480" w:author="Vanessa Delgado Saltos" w:date="2026-06-04T05:19:00Z" w16du:dateUtc="2026-06-04T10:19:00Z">
            <w:rPr/>
          </w:rPrChange>
        </w:rPr>
        <w:pPrChange w:id="1481" w:author="Vanessa Delgado Saltos" w:date="2026-06-04T05:28:00Z" w16du:dateUtc="2026-06-04T10:28:00Z">
          <w:pPr>
            <w:numPr>
              <w:numId w:val="23"/>
            </w:numPr>
            <w:tabs>
              <w:tab w:val="num" w:pos="720"/>
            </w:tabs>
            <w:ind w:left="720" w:hanging="360"/>
          </w:pPr>
        </w:pPrChange>
      </w:pPr>
      <w:r w:rsidRPr="0079121A">
        <w:rPr>
          <w:rFonts w:ascii="Times New Roman" w:hAnsi="Times New Roman" w:cs="Times New Roman"/>
          <w:sz w:val="24"/>
          <w:szCs w:val="24"/>
          <w:rPrChange w:id="1482" w:author="Vanessa Delgado Saltos" w:date="2026-06-04T05:19:00Z" w16du:dateUtc="2026-06-04T10:19:00Z">
            <w:rPr/>
          </w:rPrChange>
        </w:rPr>
        <w:t>Consulta de clientes.</w:t>
      </w:r>
    </w:p>
    <w:p w14:paraId="67008480" w14:textId="77777777" w:rsidR="000036DD" w:rsidRPr="0079121A" w:rsidRDefault="000036DD" w:rsidP="00ED2B0F">
      <w:pPr>
        <w:numPr>
          <w:ilvl w:val="0"/>
          <w:numId w:val="23"/>
        </w:numPr>
        <w:jc w:val="both"/>
        <w:rPr>
          <w:rFonts w:ascii="Times New Roman" w:hAnsi="Times New Roman" w:cs="Times New Roman"/>
          <w:sz w:val="24"/>
          <w:szCs w:val="24"/>
          <w:rPrChange w:id="1483" w:author="Vanessa Delgado Saltos" w:date="2026-06-04T05:19:00Z" w16du:dateUtc="2026-06-04T10:19:00Z">
            <w:rPr/>
          </w:rPrChange>
        </w:rPr>
        <w:pPrChange w:id="1484" w:author="Vanessa Delgado Saltos" w:date="2026-06-04T05:28:00Z" w16du:dateUtc="2026-06-04T10:28:00Z">
          <w:pPr>
            <w:numPr>
              <w:numId w:val="23"/>
            </w:numPr>
            <w:tabs>
              <w:tab w:val="num" w:pos="720"/>
            </w:tabs>
            <w:ind w:left="720" w:hanging="360"/>
          </w:pPr>
        </w:pPrChange>
      </w:pPr>
      <w:r w:rsidRPr="0079121A">
        <w:rPr>
          <w:rFonts w:ascii="Times New Roman" w:hAnsi="Times New Roman" w:cs="Times New Roman"/>
          <w:sz w:val="24"/>
          <w:szCs w:val="24"/>
          <w:rPrChange w:id="1485" w:author="Vanessa Delgado Saltos" w:date="2026-06-04T05:19:00Z" w16du:dateUtc="2026-06-04T10:19:00Z">
            <w:rPr/>
          </w:rPrChange>
        </w:rPr>
        <w:t>Actualización de datos.</w:t>
      </w:r>
    </w:p>
    <w:p w14:paraId="19E81644" w14:textId="77777777" w:rsidR="000036DD" w:rsidRPr="0079121A" w:rsidRDefault="000036DD" w:rsidP="00ED2B0F">
      <w:pPr>
        <w:numPr>
          <w:ilvl w:val="0"/>
          <w:numId w:val="23"/>
        </w:numPr>
        <w:jc w:val="both"/>
        <w:rPr>
          <w:rFonts w:ascii="Times New Roman" w:hAnsi="Times New Roman" w:cs="Times New Roman"/>
          <w:sz w:val="24"/>
          <w:szCs w:val="24"/>
          <w:rPrChange w:id="1486" w:author="Vanessa Delgado Saltos" w:date="2026-06-04T05:19:00Z" w16du:dateUtc="2026-06-04T10:19:00Z">
            <w:rPr/>
          </w:rPrChange>
        </w:rPr>
        <w:pPrChange w:id="1487" w:author="Vanessa Delgado Saltos" w:date="2026-06-04T05:28:00Z" w16du:dateUtc="2026-06-04T10:28:00Z">
          <w:pPr>
            <w:numPr>
              <w:numId w:val="23"/>
            </w:numPr>
            <w:tabs>
              <w:tab w:val="num" w:pos="720"/>
            </w:tabs>
            <w:ind w:left="720" w:hanging="360"/>
          </w:pPr>
        </w:pPrChange>
      </w:pPr>
      <w:r w:rsidRPr="0079121A">
        <w:rPr>
          <w:rFonts w:ascii="Times New Roman" w:hAnsi="Times New Roman" w:cs="Times New Roman"/>
          <w:sz w:val="24"/>
          <w:szCs w:val="24"/>
          <w:rPrChange w:id="1488" w:author="Vanessa Delgado Saltos" w:date="2026-06-04T05:19:00Z" w16du:dateUtc="2026-06-04T10:19:00Z">
            <w:rPr/>
          </w:rPrChange>
        </w:rPr>
        <w:t>Historial de servicios.</w:t>
      </w:r>
    </w:p>
    <w:p w14:paraId="77AAFA87" w14:textId="307AE2F2" w:rsidR="000036DD" w:rsidRPr="0079121A" w:rsidRDefault="00075822" w:rsidP="00ED2B0F">
      <w:pPr>
        <w:jc w:val="both"/>
        <w:rPr>
          <w:rFonts w:ascii="Times New Roman" w:hAnsi="Times New Roman" w:cs="Times New Roman"/>
          <w:sz w:val="24"/>
          <w:szCs w:val="24"/>
          <w:rPrChange w:id="1489" w:author="Vanessa Delgado Saltos" w:date="2026-06-04T05:19:00Z" w16du:dateUtc="2026-06-04T10:19:00Z">
            <w:rPr/>
          </w:rPrChange>
        </w:rPr>
        <w:pPrChange w:id="1490" w:author="Vanessa Delgado Saltos" w:date="2026-06-04T05:28:00Z" w16du:dateUtc="2026-06-04T10:28:00Z">
          <w:pPr/>
        </w:pPrChange>
      </w:pPr>
      <w:del w:id="1491" w:author="Vanessa Delgado Saltos" w:date="2026-06-04T05:34:00Z" w16du:dateUtc="2026-06-04T10:34:00Z">
        <w:r w:rsidRPr="0079121A" w:rsidDel="00ED2B0F">
          <w:rPr>
            <w:rFonts w:ascii="Times New Roman" w:hAnsi="Times New Roman" w:cs="Times New Roman"/>
            <w:sz w:val="24"/>
            <w:szCs w:val="24"/>
            <w:rPrChange w:id="1492" w:author="Vanessa Delgado Saltos" w:date="2026-06-04T05:19:00Z" w16du:dateUtc="2026-06-04T10:19:00Z">
              <w:rPr/>
            </w:rPrChange>
          </w:rPr>
          <w:pict w14:anchorId="2F75D032">
            <v:rect id="_x0000_i1038" style="width:0;height:1.5pt" o:hralign="center" o:hrstd="t" o:hr="t" fillcolor="#a0a0a0" stroked="f"/>
          </w:pict>
        </w:r>
      </w:del>
    </w:p>
    <w:p w14:paraId="755A0659" w14:textId="77777777" w:rsidR="000036DD" w:rsidRPr="00ED2B0F" w:rsidRDefault="000036DD" w:rsidP="00ED2B0F">
      <w:pPr>
        <w:jc w:val="both"/>
        <w:rPr>
          <w:rFonts w:ascii="Times New Roman" w:hAnsi="Times New Roman" w:cs="Times New Roman"/>
          <w:b/>
          <w:bCs/>
          <w:sz w:val="24"/>
          <w:szCs w:val="24"/>
          <w:u w:val="single"/>
          <w:rPrChange w:id="1493" w:author="Vanessa Delgado Saltos" w:date="2026-06-04T05:34:00Z" w16du:dateUtc="2026-06-04T10:34:00Z">
            <w:rPr>
              <w:b/>
              <w:bCs/>
            </w:rPr>
          </w:rPrChange>
        </w:rPr>
        <w:pPrChange w:id="1494" w:author="Vanessa Delgado Saltos" w:date="2026-06-04T05:28:00Z" w16du:dateUtc="2026-06-04T10:28:00Z">
          <w:pPr/>
        </w:pPrChange>
      </w:pPr>
      <w:r w:rsidRPr="00ED2B0F">
        <w:rPr>
          <w:rFonts w:ascii="Times New Roman" w:hAnsi="Times New Roman" w:cs="Times New Roman"/>
          <w:b/>
          <w:bCs/>
          <w:sz w:val="24"/>
          <w:szCs w:val="24"/>
          <w:u w:val="single"/>
          <w:rPrChange w:id="1495" w:author="Vanessa Delgado Saltos" w:date="2026-06-04T05:34:00Z" w16du:dateUtc="2026-06-04T10:34:00Z">
            <w:rPr>
              <w:b/>
              <w:bCs/>
            </w:rPr>
          </w:rPrChange>
        </w:rPr>
        <w:t>Módulo 2: Gestión de Órdenes de Servicio</w:t>
      </w:r>
    </w:p>
    <w:p w14:paraId="19B28789" w14:textId="77777777" w:rsidR="000036DD" w:rsidRPr="0079121A" w:rsidRDefault="000036DD" w:rsidP="00ED2B0F">
      <w:pPr>
        <w:jc w:val="both"/>
        <w:rPr>
          <w:rFonts w:ascii="Times New Roman" w:hAnsi="Times New Roman" w:cs="Times New Roman"/>
          <w:sz w:val="24"/>
          <w:szCs w:val="24"/>
          <w:rPrChange w:id="1496" w:author="Vanessa Delgado Saltos" w:date="2026-06-04T05:19:00Z" w16du:dateUtc="2026-06-04T10:19:00Z">
            <w:rPr/>
          </w:rPrChange>
        </w:rPr>
        <w:pPrChange w:id="1497" w:author="Vanessa Delgado Saltos" w:date="2026-06-04T05:28:00Z" w16du:dateUtc="2026-06-04T10:28:00Z">
          <w:pPr/>
        </w:pPrChange>
      </w:pPr>
      <w:r w:rsidRPr="0079121A">
        <w:rPr>
          <w:rFonts w:ascii="Times New Roman" w:hAnsi="Times New Roman" w:cs="Times New Roman"/>
          <w:sz w:val="24"/>
          <w:szCs w:val="24"/>
          <w:rPrChange w:id="1498" w:author="Vanessa Delgado Saltos" w:date="2026-06-04T05:19:00Z" w16du:dateUtc="2026-06-04T10:19:00Z">
            <w:rPr/>
          </w:rPrChange>
        </w:rPr>
        <w:t>Permite registrar y administrar los pedidos realizados por los clientes desde la recepción de las prendas hasta la generación de la orden.</w:t>
      </w:r>
    </w:p>
    <w:p w14:paraId="71064857" w14:textId="77777777" w:rsidR="000036DD" w:rsidRPr="0079121A" w:rsidRDefault="000036DD" w:rsidP="00ED2B0F">
      <w:pPr>
        <w:jc w:val="both"/>
        <w:rPr>
          <w:rFonts w:ascii="Times New Roman" w:hAnsi="Times New Roman" w:cs="Times New Roman"/>
          <w:b/>
          <w:bCs/>
          <w:sz w:val="24"/>
          <w:szCs w:val="24"/>
          <w:rPrChange w:id="1499" w:author="Vanessa Delgado Saltos" w:date="2026-06-04T05:19:00Z" w16du:dateUtc="2026-06-04T10:19:00Z">
            <w:rPr>
              <w:b/>
              <w:bCs/>
            </w:rPr>
          </w:rPrChange>
        </w:rPr>
        <w:pPrChange w:id="1500" w:author="Vanessa Delgado Saltos" w:date="2026-06-04T05:28:00Z" w16du:dateUtc="2026-06-04T10:28:00Z">
          <w:pPr/>
        </w:pPrChange>
      </w:pPr>
      <w:r w:rsidRPr="0079121A">
        <w:rPr>
          <w:rFonts w:ascii="Times New Roman" w:hAnsi="Times New Roman" w:cs="Times New Roman"/>
          <w:b/>
          <w:bCs/>
          <w:sz w:val="24"/>
          <w:szCs w:val="24"/>
          <w:rPrChange w:id="1501" w:author="Vanessa Delgado Saltos" w:date="2026-06-04T05:19:00Z" w16du:dateUtc="2026-06-04T10:19:00Z">
            <w:rPr>
              <w:b/>
              <w:bCs/>
            </w:rPr>
          </w:rPrChange>
        </w:rPr>
        <w:t>Funciones principales</w:t>
      </w:r>
    </w:p>
    <w:p w14:paraId="19122CF1" w14:textId="77777777" w:rsidR="000036DD" w:rsidRPr="0079121A" w:rsidRDefault="000036DD" w:rsidP="00ED2B0F">
      <w:pPr>
        <w:numPr>
          <w:ilvl w:val="0"/>
          <w:numId w:val="24"/>
        </w:numPr>
        <w:jc w:val="both"/>
        <w:rPr>
          <w:rFonts w:ascii="Times New Roman" w:hAnsi="Times New Roman" w:cs="Times New Roman"/>
          <w:sz w:val="24"/>
          <w:szCs w:val="24"/>
          <w:rPrChange w:id="1502" w:author="Vanessa Delgado Saltos" w:date="2026-06-04T05:19:00Z" w16du:dateUtc="2026-06-04T10:19:00Z">
            <w:rPr/>
          </w:rPrChange>
        </w:rPr>
        <w:pPrChange w:id="1503"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04" w:author="Vanessa Delgado Saltos" w:date="2026-06-04T05:19:00Z" w16du:dateUtc="2026-06-04T10:19:00Z">
            <w:rPr/>
          </w:rPrChange>
        </w:rPr>
        <w:t>Creación de órdenes.</w:t>
      </w:r>
    </w:p>
    <w:p w14:paraId="6952CC6D" w14:textId="77777777" w:rsidR="000036DD" w:rsidRPr="0079121A" w:rsidRDefault="000036DD" w:rsidP="00ED2B0F">
      <w:pPr>
        <w:numPr>
          <w:ilvl w:val="0"/>
          <w:numId w:val="24"/>
        </w:numPr>
        <w:jc w:val="both"/>
        <w:rPr>
          <w:rFonts w:ascii="Times New Roman" w:hAnsi="Times New Roman" w:cs="Times New Roman"/>
          <w:sz w:val="24"/>
          <w:szCs w:val="24"/>
          <w:rPrChange w:id="1505" w:author="Vanessa Delgado Saltos" w:date="2026-06-04T05:19:00Z" w16du:dateUtc="2026-06-04T10:19:00Z">
            <w:rPr/>
          </w:rPrChange>
        </w:rPr>
        <w:pPrChange w:id="1506"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07" w:author="Vanessa Delgado Saltos" w:date="2026-06-04T05:19:00Z" w16du:dateUtc="2026-06-04T10:19:00Z">
            <w:rPr/>
          </w:rPrChange>
        </w:rPr>
        <w:t>Generación de número de orden.</w:t>
      </w:r>
    </w:p>
    <w:p w14:paraId="28795840" w14:textId="77777777" w:rsidR="000036DD" w:rsidRPr="0079121A" w:rsidRDefault="000036DD" w:rsidP="00ED2B0F">
      <w:pPr>
        <w:numPr>
          <w:ilvl w:val="0"/>
          <w:numId w:val="24"/>
        </w:numPr>
        <w:jc w:val="both"/>
        <w:rPr>
          <w:rFonts w:ascii="Times New Roman" w:hAnsi="Times New Roman" w:cs="Times New Roman"/>
          <w:sz w:val="24"/>
          <w:szCs w:val="24"/>
          <w:rPrChange w:id="1508" w:author="Vanessa Delgado Saltos" w:date="2026-06-04T05:19:00Z" w16du:dateUtc="2026-06-04T10:19:00Z">
            <w:rPr/>
          </w:rPrChange>
        </w:rPr>
        <w:pPrChange w:id="1509"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10" w:author="Vanessa Delgado Saltos" w:date="2026-06-04T05:19:00Z" w16du:dateUtc="2026-06-04T10:19:00Z">
            <w:rPr/>
          </w:rPrChange>
        </w:rPr>
        <w:t>Registro de prendas.</w:t>
      </w:r>
    </w:p>
    <w:p w14:paraId="523B633E" w14:textId="77777777" w:rsidR="000036DD" w:rsidRPr="0079121A" w:rsidRDefault="000036DD" w:rsidP="00ED2B0F">
      <w:pPr>
        <w:numPr>
          <w:ilvl w:val="0"/>
          <w:numId w:val="24"/>
        </w:numPr>
        <w:jc w:val="both"/>
        <w:rPr>
          <w:rFonts w:ascii="Times New Roman" w:hAnsi="Times New Roman" w:cs="Times New Roman"/>
          <w:sz w:val="24"/>
          <w:szCs w:val="24"/>
          <w:rPrChange w:id="1511" w:author="Vanessa Delgado Saltos" w:date="2026-06-04T05:19:00Z" w16du:dateUtc="2026-06-04T10:19:00Z">
            <w:rPr/>
          </w:rPrChange>
        </w:rPr>
        <w:pPrChange w:id="1512"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13" w:author="Vanessa Delgado Saltos" w:date="2026-06-04T05:19:00Z" w16du:dateUtc="2026-06-04T10:19:00Z">
            <w:rPr/>
          </w:rPrChange>
        </w:rPr>
        <w:t>Registro de observaciones.</w:t>
      </w:r>
    </w:p>
    <w:p w14:paraId="4B5B331D" w14:textId="77777777" w:rsidR="000036DD" w:rsidRPr="0079121A" w:rsidRDefault="000036DD" w:rsidP="00ED2B0F">
      <w:pPr>
        <w:numPr>
          <w:ilvl w:val="0"/>
          <w:numId w:val="24"/>
        </w:numPr>
        <w:jc w:val="both"/>
        <w:rPr>
          <w:rFonts w:ascii="Times New Roman" w:hAnsi="Times New Roman" w:cs="Times New Roman"/>
          <w:sz w:val="24"/>
          <w:szCs w:val="24"/>
          <w:rPrChange w:id="1514" w:author="Vanessa Delgado Saltos" w:date="2026-06-04T05:19:00Z" w16du:dateUtc="2026-06-04T10:19:00Z">
            <w:rPr/>
          </w:rPrChange>
        </w:rPr>
        <w:pPrChange w:id="1515"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16" w:author="Vanessa Delgado Saltos" w:date="2026-06-04T05:19:00Z" w16du:dateUtc="2026-06-04T10:19:00Z">
            <w:rPr/>
          </w:rPrChange>
        </w:rPr>
        <w:t>Clasificación de prendas.</w:t>
      </w:r>
    </w:p>
    <w:p w14:paraId="04C4C777" w14:textId="77777777" w:rsidR="000036DD" w:rsidRPr="0079121A" w:rsidRDefault="000036DD" w:rsidP="00ED2B0F">
      <w:pPr>
        <w:numPr>
          <w:ilvl w:val="0"/>
          <w:numId w:val="24"/>
        </w:numPr>
        <w:jc w:val="both"/>
        <w:rPr>
          <w:rFonts w:ascii="Times New Roman" w:hAnsi="Times New Roman" w:cs="Times New Roman"/>
          <w:sz w:val="24"/>
          <w:szCs w:val="24"/>
          <w:rPrChange w:id="1517" w:author="Vanessa Delgado Saltos" w:date="2026-06-04T05:19:00Z" w16du:dateUtc="2026-06-04T10:19:00Z">
            <w:rPr/>
          </w:rPrChange>
        </w:rPr>
        <w:pPrChange w:id="1518"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19" w:author="Vanessa Delgado Saltos" w:date="2026-06-04T05:19:00Z" w16du:dateUtc="2026-06-04T10:19:00Z">
            <w:rPr/>
          </w:rPrChange>
        </w:rPr>
        <w:t>Registro de peso.</w:t>
      </w:r>
    </w:p>
    <w:p w14:paraId="0C24D13D" w14:textId="77777777" w:rsidR="000036DD" w:rsidRPr="0079121A" w:rsidRDefault="000036DD" w:rsidP="00ED2B0F">
      <w:pPr>
        <w:numPr>
          <w:ilvl w:val="0"/>
          <w:numId w:val="24"/>
        </w:numPr>
        <w:jc w:val="both"/>
        <w:rPr>
          <w:rFonts w:ascii="Times New Roman" w:hAnsi="Times New Roman" w:cs="Times New Roman"/>
          <w:sz w:val="24"/>
          <w:szCs w:val="24"/>
          <w:rPrChange w:id="1520" w:author="Vanessa Delgado Saltos" w:date="2026-06-04T05:19:00Z" w16du:dateUtc="2026-06-04T10:19:00Z">
            <w:rPr/>
          </w:rPrChange>
        </w:rPr>
        <w:pPrChange w:id="1521"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22" w:author="Vanessa Delgado Saltos" w:date="2026-06-04T05:19:00Z" w16du:dateUtc="2026-06-04T10:19:00Z">
            <w:rPr/>
          </w:rPrChange>
        </w:rPr>
        <w:t>Consulta y modificación de órdenes.</w:t>
      </w:r>
    </w:p>
    <w:p w14:paraId="7B7BBCB1" w14:textId="77777777" w:rsidR="000036DD" w:rsidRPr="0079121A" w:rsidRDefault="000036DD" w:rsidP="00ED2B0F">
      <w:pPr>
        <w:numPr>
          <w:ilvl w:val="0"/>
          <w:numId w:val="24"/>
        </w:numPr>
        <w:jc w:val="both"/>
        <w:rPr>
          <w:rFonts w:ascii="Times New Roman" w:hAnsi="Times New Roman" w:cs="Times New Roman"/>
          <w:sz w:val="24"/>
          <w:szCs w:val="24"/>
          <w:rPrChange w:id="1523" w:author="Vanessa Delgado Saltos" w:date="2026-06-04T05:19:00Z" w16du:dateUtc="2026-06-04T10:19:00Z">
            <w:rPr/>
          </w:rPrChange>
        </w:rPr>
        <w:pPrChange w:id="1524"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25" w:author="Vanessa Delgado Saltos" w:date="2026-06-04T05:19:00Z" w16du:dateUtc="2026-06-04T10:19:00Z">
            <w:rPr/>
          </w:rPrChange>
        </w:rPr>
        <w:lastRenderedPageBreak/>
        <w:t>Cancelación de órdenes.</w:t>
      </w:r>
    </w:p>
    <w:p w14:paraId="5502C098" w14:textId="77777777" w:rsidR="000036DD" w:rsidRPr="0079121A" w:rsidRDefault="000036DD" w:rsidP="00ED2B0F">
      <w:pPr>
        <w:numPr>
          <w:ilvl w:val="0"/>
          <w:numId w:val="24"/>
        </w:numPr>
        <w:jc w:val="both"/>
        <w:rPr>
          <w:rFonts w:ascii="Times New Roman" w:hAnsi="Times New Roman" w:cs="Times New Roman"/>
          <w:sz w:val="24"/>
          <w:szCs w:val="24"/>
          <w:rPrChange w:id="1526" w:author="Vanessa Delgado Saltos" w:date="2026-06-04T05:19:00Z" w16du:dateUtc="2026-06-04T10:19:00Z">
            <w:rPr/>
          </w:rPrChange>
        </w:rPr>
        <w:pPrChange w:id="1527" w:author="Vanessa Delgado Saltos" w:date="2026-06-04T05:28:00Z" w16du:dateUtc="2026-06-04T10:28:00Z">
          <w:pPr>
            <w:numPr>
              <w:numId w:val="24"/>
            </w:numPr>
            <w:tabs>
              <w:tab w:val="num" w:pos="720"/>
            </w:tabs>
            <w:ind w:left="720" w:hanging="360"/>
          </w:pPr>
        </w:pPrChange>
      </w:pPr>
      <w:r w:rsidRPr="0079121A">
        <w:rPr>
          <w:rFonts w:ascii="Times New Roman" w:hAnsi="Times New Roman" w:cs="Times New Roman"/>
          <w:sz w:val="24"/>
          <w:szCs w:val="24"/>
          <w:rPrChange w:id="1528" w:author="Vanessa Delgado Saltos" w:date="2026-06-04T05:19:00Z" w16du:dateUtc="2026-06-04T10:19:00Z">
            <w:rPr/>
          </w:rPrChange>
        </w:rPr>
        <w:t>Generación de tickets.</w:t>
      </w:r>
    </w:p>
    <w:p w14:paraId="65A36F71" w14:textId="5FB9EB12" w:rsidR="000036DD" w:rsidRPr="0079121A" w:rsidRDefault="00075822" w:rsidP="00ED2B0F">
      <w:pPr>
        <w:jc w:val="both"/>
        <w:rPr>
          <w:rFonts w:ascii="Times New Roman" w:hAnsi="Times New Roman" w:cs="Times New Roman"/>
          <w:sz w:val="24"/>
          <w:szCs w:val="24"/>
          <w:rPrChange w:id="1529" w:author="Vanessa Delgado Saltos" w:date="2026-06-04T05:19:00Z" w16du:dateUtc="2026-06-04T10:19:00Z">
            <w:rPr/>
          </w:rPrChange>
        </w:rPr>
        <w:pPrChange w:id="1530" w:author="Vanessa Delgado Saltos" w:date="2026-06-04T05:28:00Z" w16du:dateUtc="2026-06-04T10:28:00Z">
          <w:pPr/>
        </w:pPrChange>
      </w:pPr>
      <w:del w:id="1531" w:author="Vanessa Delgado Saltos" w:date="2026-06-04T05:33:00Z" w16du:dateUtc="2026-06-04T10:33:00Z">
        <w:r w:rsidRPr="0079121A" w:rsidDel="00ED2B0F">
          <w:rPr>
            <w:rFonts w:ascii="Times New Roman" w:hAnsi="Times New Roman" w:cs="Times New Roman"/>
            <w:sz w:val="24"/>
            <w:szCs w:val="24"/>
            <w:rPrChange w:id="1532" w:author="Vanessa Delgado Saltos" w:date="2026-06-04T05:19:00Z" w16du:dateUtc="2026-06-04T10:19:00Z">
              <w:rPr/>
            </w:rPrChange>
          </w:rPr>
          <w:pict w14:anchorId="55C0D199">
            <v:rect id="_x0000_i1039" style="width:0;height:1.5pt" o:hralign="center" o:hrstd="t" o:hr="t" fillcolor="#a0a0a0" stroked="f"/>
          </w:pict>
        </w:r>
      </w:del>
    </w:p>
    <w:p w14:paraId="49F7354A" w14:textId="77777777" w:rsidR="000036DD" w:rsidRPr="00ED2B0F" w:rsidRDefault="000036DD" w:rsidP="00ED2B0F">
      <w:pPr>
        <w:jc w:val="both"/>
        <w:rPr>
          <w:rFonts w:ascii="Times New Roman" w:hAnsi="Times New Roman" w:cs="Times New Roman"/>
          <w:b/>
          <w:bCs/>
          <w:sz w:val="24"/>
          <w:szCs w:val="24"/>
          <w:u w:val="single"/>
          <w:rPrChange w:id="1533" w:author="Vanessa Delgado Saltos" w:date="2026-06-04T05:33:00Z" w16du:dateUtc="2026-06-04T10:33:00Z">
            <w:rPr>
              <w:b/>
              <w:bCs/>
            </w:rPr>
          </w:rPrChange>
        </w:rPr>
        <w:pPrChange w:id="1534" w:author="Vanessa Delgado Saltos" w:date="2026-06-04T05:28:00Z" w16du:dateUtc="2026-06-04T10:28:00Z">
          <w:pPr/>
        </w:pPrChange>
      </w:pPr>
      <w:r w:rsidRPr="00ED2B0F">
        <w:rPr>
          <w:rFonts w:ascii="Times New Roman" w:hAnsi="Times New Roman" w:cs="Times New Roman"/>
          <w:b/>
          <w:bCs/>
          <w:sz w:val="24"/>
          <w:szCs w:val="24"/>
          <w:u w:val="single"/>
          <w:rPrChange w:id="1535" w:author="Vanessa Delgado Saltos" w:date="2026-06-04T05:33:00Z" w16du:dateUtc="2026-06-04T10:33:00Z">
            <w:rPr>
              <w:b/>
              <w:bCs/>
            </w:rPr>
          </w:rPrChange>
        </w:rPr>
        <w:t>Módulo 3: Seguimiento del Proceso de Lavado</w:t>
      </w:r>
    </w:p>
    <w:p w14:paraId="2BC43FA9" w14:textId="77777777" w:rsidR="000036DD" w:rsidRPr="0079121A" w:rsidRDefault="000036DD" w:rsidP="00ED2B0F">
      <w:pPr>
        <w:jc w:val="both"/>
        <w:rPr>
          <w:rFonts w:ascii="Times New Roman" w:hAnsi="Times New Roman" w:cs="Times New Roman"/>
          <w:sz w:val="24"/>
          <w:szCs w:val="24"/>
          <w:rPrChange w:id="1536" w:author="Vanessa Delgado Saltos" w:date="2026-06-04T05:19:00Z" w16du:dateUtc="2026-06-04T10:19:00Z">
            <w:rPr/>
          </w:rPrChange>
        </w:rPr>
        <w:pPrChange w:id="1537" w:author="Vanessa Delgado Saltos" w:date="2026-06-04T05:28:00Z" w16du:dateUtc="2026-06-04T10:28:00Z">
          <w:pPr/>
        </w:pPrChange>
      </w:pPr>
      <w:r w:rsidRPr="0079121A">
        <w:rPr>
          <w:rFonts w:ascii="Times New Roman" w:hAnsi="Times New Roman" w:cs="Times New Roman"/>
          <w:sz w:val="24"/>
          <w:szCs w:val="24"/>
          <w:rPrChange w:id="1538" w:author="Vanessa Delgado Saltos" w:date="2026-06-04T05:19:00Z" w16du:dateUtc="2026-06-04T10:19:00Z">
            <w:rPr/>
          </w:rPrChange>
        </w:rPr>
        <w:t>Permite controlar y monitorear el estado de cada pedido durante todas las etapas del servicio.</w:t>
      </w:r>
    </w:p>
    <w:p w14:paraId="22CAFFD4" w14:textId="77777777" w:rsidR="000036DD" w:rsidRPr="0079121A" w:rsidRDefault="000036DD" w:rsidP="00ED2B0F">
      <w:pPr>
        <w:jc w:val="both"/>
        <w:rPr>
          <w:rFonts w:ascii="Times New Roman" w:hAnsi="Times New Roman" w:cs="Times New Roman"/>
          <w:b/>
          <w:bCs/>
          <w:sz w:val="24"/>
          <w:szCs w:val="24"/>
          <w:rPrChange w:id="1539" w:author="Vanessa Delgado Saltos" w:date="2026-06-04T05:19:00Z" w16du:dateUtc="2026-06-04T10:19:00Z">
            <w:rPr>
              <w:b/>
              <w:bCs/>
            </w:rPr>
          </w:rPrChange>
        </w:rPr>
        <w:pPrChange w:id="1540" w:author="Vanessa Delgado Saltos" w:date="2026-06-04T05:28:00Z" w16du:dateUtc="2026-06-04T10:28:00Z">
          <w:pPr/>
        </w:pPrChange>
      </w:pPr>
      <w:r w:rsidRPr="0079121A">
        <w:rPr>
          <w:rFonts w:ascii="Times New Roman" w:hAnsi="Times New Roman" w:cs="Times New Roman"/>
          <w:b/>
          <w:bCs/>
          <w:sz w:val="24"/>
          <w:szCs w:val="24"/>
          <w:rPrChange w:id="1541" w:author="Vanessa Delgado Saltos" w:date="2026-06-04T05:19:00Z" w16du:dateUtc="2026-06-04T10:19:00Z">
            <w:rPr>
              <w:b/>
              <w:bCs/>
            </w:rPr>
          </w:rPrChange>
        </w:rPr>
        <w:t>Funciones principales</w:t>
      </w:r>
    </w:p>
    <w:p w14:paraId="60C51BCA" w14:textId="77777777" w:rsidR="000036DD" w:rsidRPr="0079121A" w:rsidRDefault="000036DD" w:rsidP="00ED2B0F">
      <w:pPr>
        <w:numPr>
          <w:ilvl w:val="0"/>
          <w:numId w:val="25"/>
        </w:numPr>
        <w:jc w:val="both"/>
        <w:rPr>
          <w:rFonts w:ascii="Times New Roman" w:hAnsi="Times New Roman" w:cs="Times New Roman"/>
          <w:sz w:val="24"/>
          <w:szCs w:val="24"/>
          <w:rPrChange w:id="1542" w:author="Vanessa Delgado Saltos" w:date="2026-06-04T05:19:00Z" w16du:dateUtc="2026-06-04T10:19:00Z">
            <w:rPr/>
          </w:rPrChange>
        </w:rPr>
        <w:pPrChange w:id="1543" w:author="Vanessa Delgado Saltos" w:date="2026-06-04T05:28:00Z" w16du:dateUtc="2026-06-04T10:28:00Z">
          <w:pPr>
            <w:numPr>
              <w:numId w:val="25"/>
            </w:numPr>
            <w:tabs>
              <w:tab w:val="num" w:pos="720"/>
            </w:tabs>
            <w:ind w:left="720" w:hanging="360"/>
          </w:pPr>
        </w:pPrChange>
      </w:pPr>
      <w:r w:rsidRPr="0079121A">
        <w:rPr>
          <w:rFonts w:ascii="Times New Roman" w:hAnsi="Times New Roman" w:cs="Times New Roman"/>
          <w:sz w:val="24"/>
          <w:szCs w:val="24"/>
          <w:rPrChange w:id="1544" w:author="Vanessa Delgado Saltos" w:date="2026-06-04T05:19:00Z" w16du:dateUtc="2026-06-04T10:19:00Z">
            <w:rPr/>
          </w:rPrChange>
        </w:rPr>
        <w:t>Cambio de estado de órdenes.</w:t>
      </w:r>
    </w:p>
    <w:p w14:paraId="04C801EF" w14:textId="77777777" w:rsidR="000036DD" w:rsidRPr="0079121A" w:rsidRDefault="000036DD" w:rsidP="00ED2B0F">
      <w:pPr>
        <w:numPr>
          <w:ilvl w:val="0"/>
          <w:numId w:val="25"/>
        </w:numPr>
        <w:jc w:val="both"/>
        <w:rPr>
          <w:rFonts w:ascii="Times New Roman" w:hAnsi="Times New Roman" w:cs="Times New Roman"/>
          <w:sz w:val="24"/>
          <w:szCs w:val="24"/>
          <w:rPrChange w:id="1545" w:author="Vanessa Delgado Saltos" w:date="2026-06-04T05:19:00Z" w16du:dateUtc="2026-06-04T10:19:00Z">
            <w:rPr/>
          </w:rPrChange>
        </w:rPr>
        <w:pPrChange w:id="1546" w:author="Vanessa Delgado Saltos" w:date="2026-06-04T05:28:00Z" w16du:dateUtc="2026-06-04T10:28:00Z">
          <w:pPr>
            <w:numPr>
              <w:numId w:val="25"/>
            </w:numPr>
            <w:tabs>
              <w:tab w:val="num" w:pos="720"/>
            </w:tabs>
            <w:ind w:left="720" w:hanging="360"/>
          </w:pPr>
        </w:pPrChange>
      </w:pPr>
      <w:r w:rsidRPr="0079121A">
        <w:rPr>
          <w:rFonts w:ascii="Times New Roman" w:hAnsi="Times New Roman" w:cs="Times New Roman"/>
          <w:sz w:val="24"/>
          <w:szCs w:val="24"/>
          <w:rPrChange w:id="1547" w:author="Vanessa Delgado Saltos" w:date="2026-06-04T05:19:00Z" w16du:dateUtc="2026-06-04T10:19:00Z">
            <w:rPr/>
          </w:rPrChange>
        </w:rPr>
        <w:t>Seguimiento de pedidos.</w:t>
      </w:r>
    </w:p>
    <w:p w14:paraId="07FED05F" w14:textId="77777777" w:rsidR="000036DD" w:rsidRPr="0079121A" w:rsidRDefault="000036DD" w:rsidP="00ED2B0F">
      <w:pPr>
        <w:numPr>
          <w:ilvl w:val="0"/>
          <w:numId w:val="25"/>
        </w:numPr>
        <w:jc w:val="both"/>
        <w:rPr>
          <w:rFonts w:ascii="Times New Roman" w:hAnsi="Times New Roman" w:cs="Times New Roman"/>
          <w:sz w:val="24"/>
          <w:szCs w:val="24"/>
          <w:rPrChange w:id="1548" w:author="Vanessa Delgado Saltos" w:date="2026-06-04T05:19:00Z" w16du:dateUtc="2026-06-04T10:19:00Z">
            <w:rPr/>
          </w:rPrChange>
        </w:rPr>
        <w:pPrChange w:id="1549" w:author="Vanessa Delgado Saltos" w:date="2026-06-04T05:28:00Z" w16du:dateUtc="2026-06-04T10:28:00Z">
          <w:pPr>
            <w:numPr>
              <w:numId w:val="25"/>
            </w:numPr>
            <w:tabs>
              <w:tab w:val="num" w:pos="720"/>
            </w:tabs>
            <w:ind w:left="720" w:hanging="360"/>
          </w:pPr>
        </w:pPrChange>
      </w:pPr>
      <w:r w:rsidRPr="0079121A">
        <w:rPr>
          <w:rFonts w:ascii="Times New Roman" w:hAnsi="Times New Roman" w:cs="Times New Roman"/>
          <w:sz w:val="24"/>
          <w:szCs w:val="24"/>
          <w:rPrChange w:id="1550" w:author="Vanessa Delgado Saltos" w:date="2026-06-04T05:19:00Z" w16du:dateUtc="2026-06-04T10:19:00Z">
            <w:rPr/>
          </w:rPrChange>
        </w:rPr>
        <w:t>Control de pedidos pendientes.</w:t>
      </w:r>
    </w:p>
    <w:p w14:paraId="558C75DF" w14:textId="77777777" w:rsidR="000036DD" w:rsidRPr="0079121A" w:rsidRDefault="000036DD" w:rsidP="00ED2B0F">
      <w:pPr>
        <w:numPr>
          <w:ilvl w:val="0"/>
          <w:numId w:val="25"/>
        </w:numPr>
        <w:jc w:val="both"/>
        <w:rPr>
          <w:rFonts w:ascii="Times New Roman" w:hAnsi="Times New Roman" w:cs="Times New Roman"/>
          <w:sz w:val="24"/>
          <w:szCs w:val="24"/>
          <w:rPrChange w:id="1551" w:author="Vanessa Delgado Saltos" w:date="2026-06-04T05:19:00Z" w16du:dateUtc="2026-06-04T10:19:00Z">
            <w:rPr/>
          </w:rPrChange>
        </w:rPr>
        <w:pPrChange w:id="1552" w:author="Vanessa Delgado Saltos" w:date="2026-06-04T05:28:00Z" w16du:dateUtc="2026-06-04T10:28:00Z">
          <w:pPr>
            <w:numPr>
              <w:numId w:val="25"/>
            </w:numPr>
            <w:tabs>
              <w:tab w:val="num" w:pos="720"/>
            </w:tabs>
            <w:ind w:left="720" w:hanging="360"/>
          </w:pPr>
        </w:pPrChange>
      </w:pPr>
      <w:r w:rsidRPr="0079121A">
        <w:rPr>
          <w:rFonts w:ascii="Times New Roman" w:hAnsi="Times New Roman" w:cs="Times New Roman"/>
          <w:sz w:val="24"/>
          <w:szCs w:val="24"/>
          <w:rPrChange w:id="1553" w:author="Vanessa Delgado Saltos" w:date="2026-06-04T05:19:00Z" w16du:dateUtc="2026-06-04T10:19:00Z">
            <w:rPr/>
          </w:rPrChange>
        </w:rPr>
        <w:t>Registro de empaquetado.</w:t>
      </w:r>
    </w:p>
    <w:p w14:paraId="0892D00B" w14:textId="77777777" w:rsidR="000036DD" w:rsidRPr="0079121A" w:rsidRDefault="000036DD" w:rsidP="00ED2B0F">
      <w:pPr>
        <w:numPr>
          <w:ilvl w:val="0"/>
          <w:numId w:val="25"/>
        </w:numPr>
        <w:jc w:val="both"/>
        <w:rPr>
          <w:rFonts w:ascii="Times New Roman" w:hAnsi="Times New Roman" w:cs="Times New Roman"/>
          <w:sz w:val="24"/>
          <w:szCs w:val="24"/>
          <w:rPrChange w:id="1554" w:author="Vanessa Delgado Saltos" w:date="2026-06-04T05:19:00Z" w16du:dateUtc="2026-06-04T10:19:00Z">
            <w:rPr/>
          </w:rPrChange>
        </w:rPr>
        <w:pPrChange w:id="1555" w:author="Vanessa Delgado Saltos" w:date="2026-06-04T05:28:00Z" w16du:dateUtc="2026-06-04T10:28:00Z">
          <w:pPr>
            <w:numPr>
              <w:numId w:val="25"/>
            </w:numPr>
            <w:tabs>
              <w:tab w:val="num" w:pos="720"/>
            </w:tabs>
            <w:ind w:left="720" w:hanging="360"/>
          </w:pPr>
        </w:pPrChange>
      </w:pPr>
      <w:r w:rsidRPr="0079121A">
        <w:rPr>
          <w:rFonts w:ascii="Times New Roman" w:hAnsi="Times New Roman" w:cs="Times New Roman"/>
          <w:sz w:val="24"/>
          <w:szCs w:val="24"/>
          <w:rPrChange w:id="1556" w:author="Vanessa Delgado Saltos" w:date="2026-06-04T05:19:00Z" w16du:dateUtc="2026-06-04T10:19:00Z">
            <w:rPr/>
          </w:rPrChange>
        </w:rPr>
        <w:t>Gestión de pedidos listos para entrega.</w:t>
      </w:r>
    </w:p>
    <w:p w14:paraId="0343FC48" w14:textId="449A9F07" w:rsidR="000036DD" w:rsidRPr="0079121A" w:rsidRDefault="00075822" w:rsidP="00ED2B0F">
      <w:pPr>
        <w:jc w:val="both"/>
        <w:rPr>
          <w:rFonts w:ascii="Times New Roman" w:hAnsi="Times New Roman" w:cs="Times New Roman"/>
          <w:sz w:val="24"/>
          <w:szCs w:val="24"/>
          <w:rPrChange w:id="1557" w:author="Vanessa Delgado Saltos" w:date="2026-06-04T05:19:00Z" w16du:dateUtc="2026-06-04T10:19:00Z">
            <w:rPr/>
          </w:rPrChange>
        </w:rPr>
        <w:pPrChange w:id="1558" w:author="Vanessa Delgado Saltos" w:date="2026-06-04T05:28:00Z" w16du:dateUtc="2026-06-04T10:28:00Z">
          <w:pPr/>
        </w:pPrChange>
      </w:pPr>
      <w:del w:id="1559" w:author="Vanessa Delgado Saltos" w:date="2026-06-04T05:33:00Z" w16du:dateUtc="2026-06-04T10:33:00Z">
        <w:r w:rsidRPr="0079121A" w:rsidDel="00ED2B0F">
          <w:rPr>
            <w:rFonts w:ascii="Times New Roman" w:hAnsi="Times New Roman" w:cs="Times New Roman"/>
            <w:sz w:val="24"/>
            <w:szCs w:val="24"/>
            <w:rPrChange w:id="1560" w:author="Vanessa Delgado Saltos" w:date="2026-06-04T05:19:00Z" w16du:dateUtc="2026-06-04T10:19:00Z">
              <w:rPr/>
            </w:rPrChange>
          </w:rPr>
          <w:pict w14:anchorId="6135C6B4">
            <v:rect id="_x0000_i1040" style="width:0;height:1.5pt" o:hralign="center" o:hrstd="t" o:hr="t" fillcolor="#a0a0a0" stroked="f"/>
          </w:pict>
        </w:r>
      </w:del>
    </w:p>
    <w:p w14:paraId="6232182B" w14:textId="6FAC2A88" w:rsidR="000036DD" w:rsidRPr="00ED2B0F" w:rsidRDefault="000036DD" w:rsidP="00ED2B0F">
      <w:pPr>
        <w:jc w:val="both"/>
        <w:rPr>
          <w:rFonts w:ascii="Times New Roman" w:hAnsi="Times New Roman" w:cs="Times New Roman"/>
          <w:b/>
          <w:bCs/>
          <w:sz w:val="24"/>
          <w:szCs w:val="24"/>
          <w:u w:val="single"/>
          <w:rPrChange w:id="1561" w:author="Vanessa Delgado Saltos" w:date="2026-06-04T05:33:00Z" w16du:dateUtc="2026-06-04T10:33:00Z">
            <w:rPr>
              <w:b/>
              <w:bCs/>
            </w:rPr>
          </w:rPrChange>
        </w:rPr>
        <w:pPrChange w:id="1562" w:author="Vanessa Delgado Saltos" w:date="2026-06-04T05:28:00Z" w16du:dateUtc="2026-06-04T10:28:00Z">
          <w:pPr/>
        </w:pPrChange>
      </w:pPr>
      <w:r w:rsidRPr="00ED2B0F">
        <w:rPr>
          <w:rFonts w:ascii="Times New Roman" w:hAnsi="Times New Roman" w:cs="Times New Roman"/>
          <w:b/>
          <w:bCs/>
          <w:sz w:val="24"/>
          <w:szCs w:val="24"/>
          <w:u w:val="single"/>
          <w:rPrChange w:id="1563" w:author="Vanessa Delgado Saltos" w:date="2026-06-04T05:33:00Z" w16du:dateUtc="2026-06-04T10:33:00Z">
            <w:rPr>
              <w:b/>
              <w:bCs/>
            </w:rPr>
          </w:rPrChange>
        </w:rPr>
        <w:t xml:space="preserve">Módulo 4: Gestión de Servicios </w:t>
      </w:r>
      <w:del w:id="1564" w:author="Vanessa Delgado Saltos" w:date="2026-06-03T18:44:00Z" w16du:dateUtc="2026-06-03T23:44:00Z">
        <w:r w:rsidRPr="00ED2B0F" w:rsidDel="002D4B76">
          <w:rPr>
            <w:rFonts w:ascii="Times New Roman" w:hAnsi="Times New Roman" w:cs="Times New Roman"/>
            <w:b/>
            <w:bCs/>
            <w:sz w:val="24"/>
            <w:szCs w:val="24"/>
            <w:u w:val="single"/>
            <w:rPrChange w:id="1565" w:author="Vanessa Delgado Saltos" w:date="2026-06-04T05:33:00Z" w16du:dateUtc="2026-06-04T10:33:00Z">
              <w:rPr>
                <w:b/>
                <w:bCs/>
              </w:rPr>
            </w:rPrChange>
          </w:rPr>
          <w:delText>y Tarifas</w:delText>
        </w:r>
      </w:del>
    </w:p>
    <w:p w14:paraId="36D60470" w14:textId="77777777" w:rsidR="000036DD" w:rsidRPr="0079121A" w:rsidRDefault="000036DD" w:rsidP="00ED2B0F">
      <w:pPr>
        <w:jc w:val="both"/>
        <w:rPr>
          <w:rFonts w:ascii="Times New Roman" w:hAnsi="Times New Roman" w:cs="Times New Roman"/>
          <w:sz w:val="24"/>
          <w:szCs w:val="24"/>
          <w:rPrChange w:id="1566" w:author="Vanessa Delgado Saltos" w:date="2026-06-04T05:19:00Z" w16du:dateUtc="2026-06-04T10:19:00Z">
            <w:rPr/>
          </w:rPrChange>
        </w:rPr>
        <w:pPrChange w:id="1567" w:author="Vanessa Delgado Saltos" w:date="2026-06-04T05:28:00Z" w16du:dateUtc="2026-06-04T10:28:00Z">
          <w:pPr/>
        </w:pPrChange>
      </w:pPr>
      <w:r w:rsidRPr="0079121A">
        <w:rPr>
          <w:rFonts w:ascii="Times New Roman" w:hAnsi="Times New Roman" w:cs="Times New Roman"/>
          <w:sz w:val="24"/>
          <w:szCs w:val="24"/>
          <w:rPrChange w:id="1568" w:author="Vanessa Delgado Saltos" w:date="2026-06-04T05:19:00Z" w16du:dateUtc="2026-06-04T10:19:00Z">
            <w:rPr/>
          </w:rPrChange>
        </w:rPr>
        <w:t>Permite administrar los servicios ofrecidos por la lavandería y calcular automáticamente los costos.</w:t>
      </w:r>
    </w:p>
    <w:p w14:paraId="4B750CDC" w14:textId="77777777" w:rsidR="000036DD" w:rsidRPr="0079121A" w:rsidRDefault="000036DD" w:rsidP="00ED2B0F">
      <w:pPr>
        <w:jc w:val="both"/>
        <w:rPr>
          <w:rFonts w:ascii="Times New Roman" w:hAnsi="Times New Roman" w:cs="Times New Roman"/>
          <w:b/>
          <w:bCs/>
          <w:sz w:val="24"/>
          <w:szCs w:val="24"/>
          <w:rPrChange w:id="1569" w:author="Vanessa Delgado Saltos" w:date="2026-06-04T05:19:00Z" w16du:dateUtc="2026-06-04T10:19:00Z">
            <w:rPr>
              <w:b/>
              <w:bCs/>
            </w:rPr>
          </w:rPrChange>
        </w:rPr>
        <w:pPrChange w:id="1570" w:author="Vanessa Delgado Saltos" w:date="2026-06-04T05:28:00Z" w16du:dateUtc="2026-06-04T10:28:00Z">
          <w:pPr/>
        </w:pPrChange>
      </w:pPr>
      <w:r w:rsidRPr="0079121A">
        <w:rPr>
          <w:rFonts w:ascii="Times New Roman" w:hAnsi="Times New Roman" w:cs="Times New Roman"/>
          <w:b/>
          <w:bCs/>
          <w:sz w:val="24"/>
          <w:szCs w:val="24"/>
          <w:rPrChange w:id="1571" w:author="Vanessa Delgado Saltos" w:date="2026-06-04T05:19:00Z" w16du:dateUtc="2026-06-04T10:19:00Z">
            <w:rPr>
              <w:b/>
              <w:bCs/>
            </w:rPr>
          </w:rPrChange>
        </w:rPr>
        <w:t>Funciones principales</w:t>
      </w:r>
    </w:p>
    <w:p w14:paraId="647B3B65" w14:textId="77777777" w:rsidR="000036DD" w:rsidRPr="0079121A" w:rsidRDefault="000036DD" w:rsidP="00ED2B0F">
      <w:pPr>
        <w:numPr>
          <w:ilvl w:val="0"/>
          <w:numId w:val="26"/>
        </w:numPr>
        <w:jc w:val="both"/>
        <w:rPr>
          <w:rFonts w:ascii="Times New Roman" w:hAnsi="Times New Roman" w:cs="Times New Roman"/>
          <w:sz w:val="24"/>
          <w:szCs w:val="24"/>
          <w:rPrChange w:id="1572" w:author="Vanessa Delgado Saltos" w:date="2026-06-04T05:19:00Z" w16du:dateUtc="2026-06-04T10:19:00Z">
            <w:rPr/>
          </w:rPrChange>
        </w:rPr>
        <w:pPrChange w:id="1573" w:author="Vanessa Delgado Saltos" w:date="2026-06-04T05:28:00Z" w16du:dateUtc="2026-06-04T10:28:00Z">
          <w:pPr>
            <w:numPr>
              <w:numId w:val="26"/>
            </w:numPr>
            <w:tabs>
              <w:tab w:val="num" w:pos="720"/>
            </w:tabs>
            <w:ind w:left="720" w:hanging="360"/>
          </w:pPr>
        </w:pPrChange>
      </w:pPr>
      <w:r w:rsidRPr="0079121A">
        <w:rPr>
          <w:rFonts w:ascii="Times New Roman" w:hAnsi="Times New Roman" w:cs="Times New Roman"/>
          <w:sz w:val="24"/>
          <w:szCs w:val="24"/>
          <w:rPrChange w:id="1574" w:author="Vanessa Delgado Saltos" w:date="2026-06-04T05:19:00Z" w16du:dateUtc="2026-06-04T10:19:00Z">
            <w:rPr/>
          </w:rPrChange>
        </w:rPr>
        <w:t>Registro de servicios.</w:t>
      </w:r>
    </w:p>
    <w:p w14:paraId="66A28BF9" w14:textId="77777777" w:rsidR="000036DD" w:rsidRPr="0079121A" w:rsidRDefault="000036DD" w:rsidP="00ED2B0F">
      <w:pPr>
        <w:numPr>
          <w:ilvl w:val="0"/>
          <w:numId w:val="26"/>
        </w:numPr>
        <w:jc w:val="both"/>
        <w:rPr>
          <w:rFonts w:ascii="Times New Roman" w:hAnsi="Times New Roman" w:cs="Times New Roman"/>
          <w:sz w:val="24"/>
          <w:szCs w:val="24"/>
          <w:rPrChange w:id="1575" w:author="Vanessa Delgado Saltos" w:date="2026-06-04T05:19:00Z" w16du:dateUtc="2026-06-04T10:19:00Z">
            <w:rPr/>
          </w:rPrChange>
        </w:rPr>
        <w:pPrChange w:id="1576" w:author="Vanessa Delgado Saltos" w:date="2026-06-04T05:28:00Z" w16du:dateUtc="2026-06-04T10:28:00Z">
          <w:pPr>
            <w:numPr>
              <w:numId w:val="26"/>
            </w:numPr>
            <w:tabs>
              <w:tab w:val="num" w:pos="720"/>
            </w:tabs>
            <w:ind w:left="720" w:hanging="360"/>
          </w:pPr>
        </w:pPrChange>
      </w:pPr>
      <w:r w:rsidRPr="0079121A">
        <w:rPr>
          <w:rFonts w:ascii="Times New Roman" w:hAnsi="Times New Roman" w:cs="Times New Roman"/>
          <w:sz w:val="24"/>
          <w:szCs w:val="24"/>
          <w:rPrChange w:id="1577" w:author="Vanessa Delgado Saltos" w:date="2026-06-04T05:19:00Z" w16du:dateUtc="2026-06-04T10:19:00Z">
            <w:rPr/>
          </w:rPrChange>
        </w:rPr>
        <w:t>Configuración de tarifas.</w:t>
      </w:r>
    </w:p>
    <w:p w14:paraId="04E0BA15" w14:textId="77777777" w:rsidR="000036DD" w:rsidRPr="0079121A" w:rsidRDefault="000036DD" w:rsidP="00ED2B0F">
      <w:pPr>
        <w:numPr>
          <w:ilvl w:val="0"/>
          <w:numId w:val="26"/>
        </w:numPr>
        <w:jc w:val="both"/>
        <w:rPr>
          <w:rFonts w:ascii="Times New Roman" w:hAnsi="Times New Roman" w:cs="Times New Roman"/>
          <w:sz w:val="24"/>
          <w:szCs w:val="24"/>
          <w:rPrChange w:id="1578" w:author="Vanessa Delgado Saltos" w:date="2026-06-04T05:19:00Z" w16du:dateUtc="2026-06-04T10:19:00Z">
            <w:rPr/>
          </w:rPrChange>
        </w:rPr>
        <w:pPrChange w:id="1579" w:author="Vanessa Delgado Saltos" w:date="2026-06-04T05:28:00Z" w16du:dateUtc="2026-06-04T10:28:00Z">
          <w:pPr>
            <w:numPr>
              <w:numId w:val="26"/>
            </w:numPr>
            <w:tabs>
              <w:tab w:val="num" w:pos="720"/>
            </w:tabs>
            <w:ind w:left="720" w:hanging="360"/>
          </w:pPr>
        </w:pPrChange>
      </w:pPr>
      <w:r w:rsidRPr="0079121A">
        <w:rPr>
          <w:rFonts w:ascii="Times New Roman" w:hAnsi="Times New Roman" w:cs="Times New Roman"/>
          <w:sz w:val="24"/>
          <w:szCs w:val="24"/>
          <w:rPrChange w:id="1580" w:author="Vanessa Delgado Saltos" w:date="2026-06-04T05:19:00Z" w16du:dateUtc="2026-06-04T10:19:00Z">
            <w:rPr/>
          </w:rPrChange>
        </w:rPr>
        <w:t>Actualización de precios.</w:t>
      </w:r>
    </w:p>
    <w:p w14:paraId="3C4F7D50" w14:textId="77777777" w:rsidR="000036DD" w:rsidRPr="0079121A" w:rsidRDefault="000036DD" w:rsidP="00ED2B0F">
      <w:pPr>
        <w:numPr>
          <w:ilvl w:val="0"/>
          <w:numId w:val="26"/>
        </w:numPr>
        <w:jc w:val="both"/>
        <w:rPr>
          <w:rFonts w:ascii="Times New Roman" w:hAnsi="Times New Roman" w:cs="Times New Roman"/>
          <w:sz w:val="24"/>
          <w:szCs w:val="24"/>
          <w:rPrChange w:id="1581" w:author="Vanessa Delgado Saltos" w:date="2026-06-04T05:19:00Z" w16du:dateUtc="2026-06-04T10:19:00Z">
            <w:rPr/>
          </w:rPrChange>
        </w:rPr>
        <w:pPrChange w:id="1582" w:author="Vanessa Delgado Saltos" w:date="2026-06-04T05:28:00Z" w16du:dateUtc="2026-06-04T10:28:00Z">
          <w:pPr>
            <w:numPr>
              <w:numId w:val="26"/>
            </w:numPr>
            <w:tabs>
              <w:tab w:val="num" w:pos="720"/>
            </w:tabs>
            <w:ind w:left="720" w:hanging="360"/>
          </w:pPr>
        </w:pPrChange>
      </w:pPr>
      <w:r w:rsidRPr="0079121A">
        <w:rPr>
          <w:rFonts w:ascii="Times New Roman" w:hAnsi="Times New Roman" w:cs="Times New Roman"/>
          <w:sz w:val="24"/>
          <w:szCs w:val="24"/>
          <w:rPrChange w:id="1583" w:author="Vanessa Delgado Saltos" w:date="2026-06-04T05:19:00Z" w16du:dateUtc="2026-06-04T10:19:00Z">
            <w:rPr/>
          </w:rPrChange>
        </w:rPr>
        <w:t>Cálculo automático de costos.</w:t>
      </w:r>
    </w:p>
    <w:p w14:paraId="50873D0E" w14:textId="77777777" w:rsidR="000036DD" w:rsidRPr="0079121A" w:rsidRDefault="000036DD" w:rsidP="00ED2B0F">
      <w:pPr>
        <w:numPr>
          <w:ilvl w:val="0"/>
          <w:numId w:val="26"/>
        </w:numPr>
        <w:jc w:val="both"/>
        <w:rPr>
          <w:rFonts w:ascii="Times New Roman" w:hAnsi="Times New Roman" w:cs="Times New Roman"/>
          <w:sz w:val="24"/>
          <w:szCs w:val="24"/>
          <w:rPrChange w:id="1584" w:author="Vanessa Delgado Saltos" w:date="2026-06-04T05:19:00Z" w16du:dateUtc="2026-06-04T10:19:00Z">
            <w:rPr/>
          </w:rPrChange>
        </w:rPr>
        <w:pPrChange w:id="1585" w:author="Vanessa Delgado Saltos" w:date="2026-06-04T05:28:00Z" w16du:dateUtc="2026-06-04T10:28:00Z">
          <w:pPr>
            <w:numPr>
              <w:numId w:val="26"/>
            </w:numPr>
            <w:tabs>
              <w:tab w:val="num" w:pos="720"/>
            </w:tabs>
            <w:ind w:left="720" w:hanging="360"/>
          </w:pPr>
        </w:pPrChange>
      </w:pPr>
      <w:r w:rsidRPr="0079121A">
        <w:rPr>
          <w:rFonts w:ascii="Times New Roman" w:hAnsi="Times New Roman" w:cs="Times New Roman"/>
          <w:sz w:val="24"/>
          <w:szCs w:val="24"/>
          <w:rPrChange w:id="1586" w:author="Vanessa Delgado Saltos" w:date="2026-06-04T05:19:00Z" w16du:dateUtc="2026-06-04T10:19:00Z">
            <w:rPr/>
          </w:rPrChange>
        </w:rPr>
        <w:t>Clasificación de servicios.</w:t>
      </w:r>
    </w:p>
    <w:p w14:paraId="6F3E1780" w14:textId="0E87B7CA" w:rsidR="000036DD" w:rsidRPr="0079121A" w:rsidRDefault="00075822" w:rsidP="00ED2B0F">
      <w:pPr>
        <w:jc w:val="both"/>
        <w:rPr>
          <w:rFonts w:ascii="Times New Roman" w:hAnsi="Times New Roman" w:cs="Times New Roman"/>
          <w:sz w:val="24"/>
          <w:szCs w:val="24"/>
          <w:rPrChange w:id="1587" w:author="Vanessa Delgado Saltos" w:date="2026-06-04T05:19:00Z" w16du:dateUtc="2026-06-04T10:19:00Z">
            <w:rPr/>
          </w:rPrChange>
        </w:rPr>
        <w:pPrChange w:id="1588" w:author="Vanessa Delgado Saltos" w:date="2026-06-04T05:28:00Z" w16du:dateUtc="2026-06-04T10:28:00Z">
          <w:pPr/>
        </w:pPrChange>
      </w:pPr>
      <w:del w:id="1589" w:author="Vanessa Delgado Saltos" w:date="2026-06-04T05:33:00Z" w16du:dateUtc="2026-06-04T10:33:00Z">
        <w:r w:rsidRPr="0079121A" w:rsidDel="00ED2B0F">
          <w:rPr>
            <w:rFonts w:ascii="Times New Roman" w:hAnsi="Times New Roman" w:cs="Times New Roman"/>
            <w:sz w:val="24"/>
            <w:szCs w:val="24"/>
            <w:rPrChange w:id="1590" w:author="Vanessa Delgado Saltos" w:date="2026-06-04T05:19:00Z" w16du:dateUtc="2026-06-04T10:19:00Z">
              <w:rPr/>
            </w:rPrChange>
          </w:rPr>
          <w:pict w14:anchorId="6714C559">
            <v:rect id="_x0000_i1041" style="width:0;height:1.5pt" o:hralign="center" o:hrstd="t" o:hr="t" fillcolor="#a0a0a0" stroked="f"/>
          </w:pict>
        </w:r>
      </w:del>
    </w:p>
    <w:p w14:paraId="3C188C66" w14:textId="77777777" w:rsidR="000036DD" w:rsidRPr="00ED2B0F" w:rsidRDefault="000036DD" w:rsidP="00ED2B0F">
      <w:pPr>
        <w:jc w:val="both"/>
        <w:rPr>
          <w:rFonts w:ascii="Times New Roman" w:hAnsi="Times New Roman" w:cs="Times New Roman"/>
          <w:b/>
          <w:bCs/>
          <w:sz w:val="24"/>
          <w:szCs w:val="24"/>
          <w:u w:val="single"/>
          <w:rPrChange w:id="1591" w:author="Vanessa Delgado Saltos" w:date="2026-06-04T05:33:00Z" w16du:dateUtc="2026-06-04T10:33:00Z">
            <w:rPr>
              <w:b/>
              <w:bCs/>
            </w:rPr>
          </w:rPrChange>
        </w:rPr>
        <w:pPrChange w:id="1592" w:author="Vanessa Delgado Saltos" w:date="2026-06-04T05:28:00Z" w16du:dateUtc="2026-06-04T10:28:00Z">
          <w:pPr/>
        </w:pPrChange>
      </w:pPr>
      <w:r w:rsidRPr="00ED2B0F">
        <w:rPr>
          <w:rFonts w:ascii="Times New Roman" w:hAnsi="Times New Roman" w:cs="Times New Roman"/>
          <w:b/>
          <w:bCs/>
          <w:sz w:val="24"/>
          <w:szCs w:val="24"/>
          <w:u w:val="single"/>
          <w:rPrChange w:id="1593" w:author="Vanessa Delgado Saltos" w:date="2026-06-04T05:33:00Z" w16du:dateUtc="2026-06-04T10:33:00Z">
            <w:rPr>
              <w:b/>
              <w:bCs/>
            </w:rPr>
          </w:rPrChange>
        </w:rPr>
        <w:t>Módulo 5: Gestión de Pagos</w:t>
      </w:r>
    </w:p>
    <w:p w14:paraId="14CF0B7C" w14:textId="77777777" w:rsidR="000036DD" w:rsidRPr="0079121A" w:rsidRDefault="000036DD" w:rsidP="00ED2B0F">
      <w:pPr>
        <w:jc w:val="both"/>
        <w:rPr>
          <w:rFonts w:ascii="Times New Roman" w:hAnsi="Times New Roman" w:cs="Times New Roman"/>
          <w:sz w:val="24"/>
          <w:szCs w:val="24"/>
          <w:rPrChange w:id="1594" w:author="Vanessa Delgado Saltos" w:date="2026-06-04T05:19:00Z" w16du:dateUtc="2026-06-04T10:19:00Z">
            <w:rPr/>
          </w:rPrChange>
        </w:rPr>
        <w:pPrChange w:id="1595" w:author="Vanessa Delgado Saltos" w:date="2026-06-04T05:28:00Z" w16du:dateUtc="2026-06-04T10:28:00Z">
          <w:pPr/>
        </w:pPrChange>
      </w:pPr>
      <w:r w:rsidRPr="0079121A">
        <w:rPr>
          <w:rFonts w:ascii="Times New Roman" w:hAnsi="Times New Roman" w:cs="Times New Roman"/>
          <w:sz w:val="24"/>
          <w:szCs w:val="24"/>
          <w:rPrChange w:id="1596" w:author="Vanessa Delgado Saltos" w:date="2026-06-04T05:19:00Z" w16du:dateUtc="2026-06-04T10:19:00Z">
            <w:rPr/>
          </w:rPrChange>
        </w:rPr>
        <w:t>Permite controlar los pagos realizados por los clientes y gestionar saldos pendientes.</w:t>
      </w:r>
    </w:p>
    <w:p w14:paraId="65F85322" w14:textId="77777777" w:rsidR="000036DD" w:rsidRPr="0079121A" w:rsidRDefault="000036DD" w:rsidP="00ED2B0F">
      <w:pPr>
        <w:jc w:val="both"/>
        <w:rPr>
          <w:rFonts w:ascii="Times New Roman" w:hAnsi="Times New Roman" w:cs="Times New Roman"/>
          <w:b/>
          <w:bCs/>
          <w:sz w:val="24"/>
          <w:szCs w:val="24"/>
          <w:rPrChange w:id="1597" w:author="Vanessa Delgado Saltos" w:date="2026-06-04T05:19:00Z" w16du:dateUtc="2026-06-04T10:19:00Z">
            <w:rPr>
              <w:b/>
              <w:bCs/>
            </w:rPr>
          </w:rPrChange>
        </w:rPr>
        <w:pPrChange w:id="1598" w:author="Vanessa Delgado Saltos" w:date="2026-06-04T05:28:00Z" w16du:dateUtc="2026-06-04T10:28:00Z">
          <w:pPr/>
        </w:pPrChange>
      </w:pPr>
      <w:r w:rsidRPr="0079121A">
        <w:rPr>
          <w:rFonts w:ascii="Times New Roman" w:hAnsi="Times New Roman" w:cs="Times New Roman"/>
          <w:b/>
          <w:bCs/>
          <w:sz w:val="24"/>
          <w:szCs w:val="24"/>
          <w:rPrChange w:id="1599" w:author="Vanessa Delgado Saltos" w:date="2026-06-04T05:19:00Z" w16du:dateUtc="2026-06-04T10:19:00Z">
            <w:rPr>
              <w:b/>
              <w:bCs/>
            </w:rPr>
          </w:rPrChange>
        </w:rPr>
        <w:t>Funciones principales</w:t>
      </w:r>
    </w:p>
    <w:p w14:paraId="029A3D4F" w14:textId="77777777" w:rsidR="000036DD" w:rsidRPr="0079121A" w:rsidRDefault="000036DD" w:rsidP="00ED2B0F">
      <w:pPr>
        <w:numPr>
          <w:ilvl w:val="0"/>
          <w:numId w:val="27"/>
        </w:numPr>
        <w:jc w:val="both"/>
        <w:rPr>
          <w:rFonts w:ascii="Times New Roman" w:hAnsi="Times New Roman" w:cs="Times New Roman"/>
          <w:sz w:val="24"/>
          <w:szCs w:val="24"/>
          <w:rPrChange w:id="1600" w:author="Vanessa Delgado Saltos" w:date="2026-06-04T05:19:00Z" w16du:dateUtc="2026-06-04T10:19:00Z">
            <w:rPr/>
          </w:rPrChange>
        </w:rPr>
        <w:pPrChange w:id="1601" w:author="Vanessa Delgado Saltos" w:date="2026-06-04T05:28:00Z" w16du:dateUtc="2026-06-04T10:28:00Z">
          <w:pPr>
            <w:numPr>
              <w:numId w:val="27"/>
            </w:numPr>
            <w:tabs>
              <w:tab w:val="num" w:pos="720"/>
            </w:tabs>
            <w:ind w:left="720" w:hanging="360"/>
          </w:pPr>
        </w:pPrChange>
      </w:pPr>
      <w:r w:rsidRPr="0079121A">
        <w:rPr>
          <w:rFonts w:ascii="Times New Roman" w:hAnsi="Times New Roman" w:cs="Times New Roman"/>
          <w:sz w:val="24"/>
          <w:szCs w:val="24"/>
          <w:rPrChange w:id="1602" w:author="Vanessa Delgado Saltos" w:date="2026-06-04T05:19:00Z" w16du:dateUtc="2026-06-04T10:19:00Z">
            <w:rPr/>
          </w:rPrChange>
        </w:rPr>
        <w:t>Registro de pagos.</w:t>
      </w:r>
    </w:p>
    <w:p w14:paraId="722EC023" w14:textId="77777777" w:rsidR="000036DD" w:rsidRPr="0079121A" w:rsidRDefault="000036DD" w:rsidP="00ED2B0F">
      <w:pPr>
        <w:numPr>
          <w:ilvl w:val="0"/>
          <w:numId w:val="27"/>
        </w:numPr>
        <w:jc w:val="both"/>
        <w:rPr>
          <w:rFonts w:ascii="Times New Roman" w:hAnsi="Times New Roman" w:cs="Times New Roman"/>
          <w:sz w:val="24"/>
          <w:szCs w:val="24"/>
          <w:rPrChange w:id="1603" w:author="Vanessa Delgado Saltos" w:date="2026-06-04T05:19:00Z" w16du:dateUtc="2026-06-04T10:19:00Z">
            <w:rPr/>
          </w:rPrChange>
        </w:rPr>
        <w:pPrChange w:id="1604" w:author="Vanessa Delgado Saltos" w:date="2026-06-04T05:28:00Z" w16du:dateUtc="2026-06-04T10:28:00Z">
          <w:pPr>
            <w:numPr>
              <w:numId w:val="27"/>
            </w:numPr>
            <w:tabs>
              <w:tab w:val="num" w:pos="720"/>
            </w:tabs>
            <w:ind w:left="720" w:hanging="360"/>
          </w:pPr>
        </w:pPrChange>
      </w:pPr>
      <w:r w:rsidRPr="0079121A">
        <w:rPr>
          <w:rFonts w:ascii="Times New Roman" w:hAnsi="Times New Roman" w:cs="Times New Roman"/>
          <w:sz w:val="24"/>
          <w:szCs w:val="24"/>
          <w:rPrChange w:id="1605" w:author="Vanessa Delgado Saltos" w:date="2026-06-04T05:19:00Z" w16du:dateUtc="2026-06-04T10:19:00Z">
            <w:rPr/>
          </w:rPrChange>
        </w:rPr>
        <w:t>Registro de anticipos.</w:t>
      </w:r>
    </w:p>
    <w:p w14:paraId="068DE0A7" w14:textId="77777777" w:rsidR="000036DD" w:rsidRPr="0079121A" w:rsidRDefault="000036DD" w:rsidP="00ED2B0F">
      <w:pPr>
        <w:numPr>
          <w:ilvl w:val="0"/>
          <w:numId w:val="27"/>
        </w:numPr>
        <w:jc w:val="both"/>
        <w:rPr>
          <w:rFonts w:ascii="Times New Roman" w:hAnsi="Times New Roman" w:cs="Times New Roman"/>
          <w:sz w:val="24"/>
          <w:szCs w:val="24"/>
          <w:rPrChange w:id="1606" w:author="Vanessa Delgado Saltos" w:date="2026-06-04T05:19:00Z" w16du:dateUtc="2026-06-04T10:19:00Z">
            <w:rPr/>
          </w:rPrChange>
        </w:rPr>
        <w:pPrChange w:id="1607" w:author="Vanessa Delgado Saltos" w:date="2026-06-04T05:28:00Z" w16du:dateUtc="2026-06-04T10:28:00Z">
          <w:pPr>
            <w:numPr>
              <w:numId w:val="27"/>
            </w:numPr>
            <w:tabs>
              <w:tab w:val="num" w:pos="720"/>
            </w:tabs>
            <w:ind w:left="720" w:hanging="360"/>
          </w:pPr>
        </w:pPrChange>
      </w:pPr>
      <w:r w:rsidRPr="0079121A">
        <w:rPr>
          <w:rFonts w:ascii="Times New Roman" w:hAnsi="Times New Roman" w:cs="Times New Roman"/>
          <w:sz w:val="24"/>
          <w:szCs w:val="24"/>
          <w:rPrChange w:id="1608" w:author="Vanessa Delgado Saltos" w:date="2026-06-04T05:19:00Z" w16du:dateUtc="2026-06-04T10:19:00Z">
            <w:rPr/>
          </w:rPrChange>
        </w:rPr>
        <w:t>Control de saldos pendientes.</w:t>
      </w:r>
    </w:p>
    <w:p w14:paraId="0BF01A4C" w14:textId="77777777" w:rsidR="000036DD" w:rsidRPr="0079121A" w:rsidRDefault="000036DD" w:rsidP="00ED2B0F">
      <w:pPr>
        <w:numPr>
          <w:ilvl w:val="0"/>
          <w:numId w:val="27"/>
        </w:numPr>
        <w:jc w:val="both"/>
        <w:rPr>
          <w:rFonts w:ascii="Times New Roman" w:hAnsi="Times New Roman" w:cs="Times New Roman"/>
          <w:sz w:val="24"/>
          <w:szCs w:val="24"/>
          <w:rPrChange w:id="1609" w:author="Vanessa Delgado Saltos" w:date="2026-06-04T05:19:00Z" w16du:dateUtc="2026-06-04T10:19:00Z">
            <w:rPr/>
          </w:rPrChange>
        </w:rPr>
        <w:pPrChange w:id="1610" w:author="Vanessa Delgado Saltos" w:date="2026-06-04T05:28:00Z" w16du:dateUtc="2026-06-04T10:28:00Z">
          <w:pPr>
            <w:numPr>
              <w:numId w:val="27"/>
            </w:numPr>
            <w:tabs>
              <w:tab w:val="num" w:pos="720"/>
            </w:tabs>
            <w:ind w:left="720" w:hanging="360"/>
          </w:pPr>
        </w:pPrChange>
      </w:pPr>
      <w:r w:rsidRPr="0079121A">
        <w:rPr>
          <w:rFonts w:ascii="Times New Roman" w:hAnsi="Times New Roman" w:cs="Times New Roman"/>
          <w:sz w:val="24"/>
          <w:szCs w:val="24"/>
          <w:rPrChange w:id="1611" w:author="Vanessa Delgado Saltos" w:date="2026-06-04T05:19:00Z" w16du:dateUtc="2026-06-04T10:19:00Z">
            <w:rPr/>
          </w:rPrChange>
        </w:rPr>
        <w:t>Métodos de pago.</w:t>
      </w:r>
    </w:p>
    <w:p w14:paraId="152D8EDC" w14:textId="77777777" w:rsidR="000036DD" w:rsidRPr="0079121A" w:rsidRDefault="000036DD" w:rsidP="00ED2B0F">
      <w:pPr>
        <w:numPr>
          <w:ilvl w:val="0"/>
          <w:numId w:val="27"/>
        </w:numPr>
        <w:jc w:val="both"/>
        <w:rPr>
          <w:rFonts w:ascii="Times New Roman" w:hAnsi="Times New Roman" w:cs="Times New Roman"/>
          <w:sz w:val="24"/>
          <w:szCs w:val="24"/>
          <w:rPrChange w:id="1612" w:author="Vanessa Delgado Saltos" w:date="2026-06-04T05:19:00Z" w16du:dateUtc="2026-06-04T10:19:00Z">
            <w:rPr/>
          </w:rPrChange>
        </w:rPr>
        <w:pPrChange w:id="1613" w:author="Vanessa Delgado Saltos" w:date="2026-06-04T05:28:00Z" w16du:dateUtc="2026-06-04T10:28:00Z">
          <w:pPr>
            <w:numPr>
              <w:numId w:val="27"/>
            </w:numPr>
            <w:tabs>
              <w:tab w:val="num" w:pos="720"/>
            </w:tabs>
            <w:ind w:left="720" w:hanging="360"/>
          </w:pPr>
        </w:pPrChange>
      </w:pPr>
      <w:r w:rsidRPr="0079121A">
        <w:rPr>
          <w:rFonts w:ascii="Times New Roman" w:hAnsi="Times New Roman" w:cs="Times New Roman"/>
          <w:sz w:val="24"/>
          <w:szCs w:val="24"/>
          <w:rPrChange w:id="1614" w:author="Vanessa Delgado Saltos" w:date="2026-06-04T05:19:00Z" w16du:dateUtc="2026-06-04T10:19:00Z">
            <w:rPr/>
          </w:rPrChange>
        </w:rPr>
        <w:t>Emisión de comprobantes.</w:t>
      </w:r>
    </w:p>
    <w:p w14:paraId="0FCE38B6" w14:textId="77777777" w:rsidR="000036DD" w:rsidRPr="0079121A" w:rsidRDefault="000036DD" w:rsidP="00ED2B0F">
      <w:pPr>
        <w:numPr>
          <w:ilvl w:val="0"/>
          <w:numId w:val="27"/>
        </w:numPr>
        <w:jc w:val="both"/>
        <w:rPr>
          <w:rFonts w:ascii="Times New Roman" w:hAnsi="Times New Roman" w:cs="Times New Roman"/>
          <w:sz w:val="24"/>
          <w:szCs w:val="24"/>
          <w:rPrChange w:id="1615" w:author="Vanessa Delgado Saltos" w:date="2026-06-04T05:19:00Z" w16du:dateUtc="2026-06-04T10:19:00Z">
            <w:rPr/>
          </w:rPrChange>
        </w:rPr>
        <w:pPrChange w:id="1616" w:author="Vanessa Delgado Saltos" w:date="2026-06-04T05:28:00Z" w16du:dateUtc="2026-06-04T10:28:00Z">
          <w:pPr>
            <w:numPr>
              <w:numId w:val="27"/>
            </w:numPr>
            <w:tabs>
              <w:tab w:val="num" w:pos="720"/>
            </w:tabs>
            <w:ind w:left="720" w:hanging="360"/>
          </w:pPr>
        </w:pPrChange>
      </w:pPr>
      <w:r w:rsidRPr="0079121A">
        <w:rPr>
          <w:rFonts w:ascii="Times New Roman" w:hAnsi="Times New Roman" w:cs="Times New Roman"/>
          <w:sz w:val="24"/>
          <w:szCs w:val="24"/>
          <w:rPrChange w:id="1617" w:author="Vanessa Delgado Saltos" w:date="2026-06-04T05:19:00Z" w16du:dateUtc="2026-06-04T10:19:00Z">
            <w:rPr/>
          </w:rPrChange>
        </w:rPr>
        <w:lastRenderedPageBreak/>
        <w:t>Confirmación de entrega final.</w:t>
      </w:r>
    </w:p>
    <w:p w14:paraId="756246BA" w14:textId="6B3C0406" w:rsidR="000036DD" w:rsidRPr="0079121A" w:rsidRDefault="00075822" w:rsidP="00ED2B0F">
      <w:pPr>
        <w:jc w:val="both"/>
        <w:rPr>
          <w:rFonts w:ascii="Times New Roman" w:hAnsi="Times New Roman" w:cs="Times New Roman"/>
          <w:sz w:val="24"/>
          <w:szCs w:val="24"/>
          <w:rPrChange w:id="1618" w:author="Vanessa Delgado Saltos" w:date="2026-06-04T05:19:00Z" w16du:dateUtc="2026-06-04T10:19:00Z">
            <w:rPr/>
          </w:rPrChange>
        </w:rPr>
        <w:pPrChange w:id="1619" w:author="Vanessa Delgado Saltos" w:date="2026-06-04T05:28:00Z" w16du:dateUtc="2026-06-04T10:28:00Z">
          <w:pPr/>
        </w:pPrChange>
      </w:pPr>
      <w:del w:id="1620" w:author="Vanessa Delgado Saltos" w:date="2026-06-04T05:33:00Z" w16du:dateUtc="2026-06-04T10:33:00Z">
        <w:r w:rsidRPr="0079121A" w:rsidDel="00ED2B0F">
          <w:rPr>
            <w:rFonts w:ascii="Times New Roman" w:hAnsi="Times New Roman" w:cs="Times New Roman"/>
            <w:sz w:val="24"/>
            <w:szCs w:val="24"/>
            <w:rPrChange w:id="1621" w:author="Vanessa Delgado Saltos" w:date="2026-06-04T05:19:00Z" w16du:dateUtc="2026-06-04T10:19:00Z">
              <w:rPr/>
            </w:rPrChange>
          </w:rPr>
          <w:pict w14:anchorId="22E3DEFF">
            <v:rect id="_x0000_i1042" style="width:0;height:1.5pt" o:hralign="center" o:hrstd="t" o:hr="t" fillcolor="#a0a0a0" stroked="f"/>
          </w:pict>
        </w:r>
      </w:del>
    </w:p>
    <w:p w14:paraId="564038A4" w14:textId="77777777" w:rsidR="000036DD" w:rsidRPr="00ED2B0F" w:rsidRDefault="000036DD" w:rsidP="00ED2B0F">
      <w:pPr>
        <w:jc w:val="both"/>
        <w:rPr>
          <w:rFonts w:ascii="Times New Roman" w:hAnsi="Times New Roman" w:cs="Times New Roman"/>
          <w:b/>
          <w:bCs/>
          <w:sz w:val="24"/>
          <w:szCs w:val="24"/>
          <w:u w:val="single"/>
          <w:rPrChange w:id="1622" w:author="Vanessa Delgado Saltos" w:date="2026-06-04T05:34:00Z" w16du:dateUtc="2026-06-04T10:34:00Z">
            <w:rPr>
              <w:b/>
              <w:bCs/>
            </w:rPr>
          </w:rPrChange>
        </w:rPr>
        <w:pPrChange w:id="1623" w:author="Vanessa Delgado Saltos" w:date="2026-06-04T05:28:00Z" w16du:dateUtc="2026-06-04T10:28:00Z">
          <w:pPr/>
        </w:pPrChange>
      </w:pPr>
      <w:r w:rsidRPr="00ED2B0F">
        <w:rPr>
          <w:rFonts w:ascii="Times New Roman" w:hAnsi="Times New Roman" w:cs="Times New Roman"/>
          <w:b/>
          <w:bCs/>
          <w:sz w:val="24"/>
          <w:szCs w:val="24"/>
          <w:u w:val="single"/>
          <w:rPrChange w:id="1624" w:author="Vanessa Delgado Saltos" w:date="2026-06-04T05:34:00Z" w16du:dateUtc="2026-06-04T10:34:00Z">
            <w:rPr>
              <w:b/>
              <w:bCs/>
            </w:rPr>
          </w:rPrChange>
        </w:rPr>
        <w:t>Módulo 6: Reportes y Consultas</w:t>
      </w:r>
    </w:p>
    <w:p w14:paraId="78C9DB25" w14:textId="2F5EAEFE" w:rsidR="000036DD" w:rsidRPr="0079121A" w:rsidRDefault="000036DD" w:rsidP="00ED2B0F">
      <w:pPr>
        <w:jc w:val="both"/>
        <w:rPr>
          <w:rFonts w:ascii="Times New Roman" w:hAnsi="Times New Roman" w:cs="Times New Roman"/>
          <w:sz w:val="24"/>
          <w:szCs w:val="24"/>
          <w:rPrChange w:id="1625" w:author="Vanessa Delgado Saltos" w:date="2026-06-04T05:19:00Z" w16du:dateUtc="2026-06-04T10:19:00Z">
            <w:rPr/>
          </w:rPrChange>
        </w:rPr>
        <w:pPrChange w:id="1626" w:author="Vanessa Delgado Saltos" w:date="2026-06-04T05:28:00Z" w16du:dateUtc="2026-06-04T10:28:00Z">
          <w:pPr/>
        </w:pPrChange>
      </w:pPr>
      <w:r w:rsidRPr="0079121A">
        <w:rPr>
          <w:rFonts w:ascii="Times New Roman" w:hAnsi="Times New Roman" w:cs="Times New Roman"/>
          <w:sz w:val="24"/>
          <w:szCs w:val="24"/>
          <w:rPrChange w:id="1627" w:author="Vanessa Delgado Saltos" w:date="2026-06-04T05:19:00Z" w16du:dateUtc="2026-06-04T10:19:00Z">
            <w:rPr/>
          </w:rPrChange>
        </w:rPr>
        <w:t>Permite obtener información estadística y administrativa</w:t>
      </w:r>
      <w:ins w:id="1628" w:author="Vanessa Delgado Saltos" w:date="2026-06-03T18:46:00Z" w16du:dateUtc="2026-06-03T23:46:00Z">
        <w:r w:rsidR="002D4B76" w:rsidRPr="0079121A">
          <w:rPr>
            <w:rFonts w:ascii="Times New Roman" w:hAnsi="Times New Roman" w:cs="Times New Roman"/>
            <w:sz w:val="24"/>
            <w:szCs w:val="24"/>
            <w:rPrChange w:id="1629" w:author="Vanessa Delgado Saltos" w:date="2026-06-04T05:19:00Z" w16du:dateUtc="2026-06-04T10:19:00Z">
              <w:rPr/>
            </w:rPrChange>
          </w:rPr>
          <w:t>.</w:t>
        </w:r>
      </w:ins>
      <w:del w:id="1630" w:author="Vanessa Delgado Saltos" w:date="2026-06-03T18:46:00Z" w16du:dateUtc="2026-06-03T23:46:00Z">
        <w:r w:rsidRPr="0079121A" w:rsidDel="002D4B76">
          <w:rPr>
            <w:rFonts w:ascii="Times New Roman" w:hAnsi="Times New Roman" w:cs="Times New Roman"/>
            <w:sz w:val="24"/>
            <w:szCs w:val="24"/>
            <w:rPrChange w:id="1631" w:author="Vanessa Delgado Saltos" w:date="2026-06-04T05:19:00Z" w16du:dateUtc="2026-06-04T10:19:00Z">
              <w:rPr/>
            </w:rPrChange>
          </w:rPr>
          <w:delText xml:space="preserve"> para apoyar la toma de decisiones.</w:delText>
        </w:r>
      </w:del>
    </w:p>
    <w:p w14:paraId="72E90609" w14:textId="77777777" w:rsidR="000036DD" w:rsidRPr="0079121A" w:rsidRDefault="000036DD" w:rsidP="00ED2B0F">
      <w:pPr>
        <w:jc w:val="both"/>
        <w:rPr>
          <w:rFonts w:ascii="Times New Roman" w:hAnsi="Times New Roman" w:cs="Times New Roman"/>
          <w:b/>
          <w:bCs/>
          <w:sz w:val="24"/>
          <w:szCs w:val="24"/>
          <w:rPrChange w:id="1632" w:author="Vanessa Delgado Saltos" w:date="2026-06-04T05:19:00Z" w16du:dateUtc="2026-06-04T10:19:00Z">
            <w:rPr>
              <w:b/>
              <w:bCs/>
            </w:rPr>
          </w:rPrChange>
        </w:rPr>
        <w:pPrChange w:id="1633" w:author="Vanessa Delgado Saltos" w:date="2026-06-04T05:28:00Z" w16du:dateUtc="2026-06-04T10:28:00Z">
          <w:pPr/>
        </w:pPrChange>
      </w:pPr>
      <w:r w:rsidRPr="0079121A">
        <w:rPr>
          <w:rFonts w:ascii="Times New Roman" w:hAnsi="Times New Roman" w:cs="Times New Roman"/>
          <w:b/>
          <w:bCs/>
          <w:sz w:val="24"/>
          <w:szCs w:val="24"/>
          <w:rPrChange w:id="1634" w:author="Vanessa Delgado Saltos" w:date="2026-06-04T05:19:00Z" w16du:dateUtc="2026-06-04T10:19:00Z">
            <w:rPr>
              <w:b/>
              <w:bCs/>
            </w:rPr>
          </w:rPrChange>
        </w:rPr>
        <w:t>Funciones principales</w:t>
      </w:r>
    </w:p>
    <w:p w14:paraId="7099812D" w14:textId="77777777" w:rsidR="000036DD" w:rsidRPr="0079121A" w:rsidRDefault="000036DD" w:rsidP="00ED2B0F">
      <w:pPr>
        <w:numPr>
          <w:ilvl w:val="0"/>
          <w:numId w:val="28"/>
        </w:numPr>
        <w:jc w:val="both"/>
        <w:rPr>
          <w:rFonts w:ascii="Times New Roman" w:hAnsi="Times New Roman" w:cs="Times New Roman"/>
          <w:sz w:val="24"/>
          <w:szCs w:val="24"/>
          <w:rPrChange w:id="1635" w:author="Vanessa Delgado Saltos" w:date="2026-06-04T05:19:00Z" w16du:dateUtc="2026-06-04T10:19:00Z">
            <w:rPr/>
          </w:rPrChange>
        </w:rPr>
        <w:pPrChange w:id="1636" w:author="Vanessa Delgado Saltos" w:date="2026-06-04T05:28:00Z" w16du:dateUtc="2026-06-04T10:28:00Z">
          <w:pPr>
            <w:numPr>
              <w:numId w:val="28"/>
            </w:numPr>
            <w:tabs>
              <w:tab w:val="num" w:pos="720"/>
            </w:tabs>
            <w:ind w:left="720" w:hanging="360"/>
          </w:pPr>
        </w:pPrChange>
      </w:pPr>
      <w:r w:rsidRPr="0079121A">
        <w:rPr>
          <w:rFonts w:ascii="Times New Roman" w:hAnsi="Times New Roman" w:cs="Times New Roman"/>
          <w:sz w:val="24"/>
          <w:szCs w:val="24"/>
          <w:rPrChange w:id="1637" w:author="Vanessa Delgado Saltos" w:date="2026-06-04T05:19:00Z" w16du:dateUtc="2026-06-04T10:19:00Z">
            <w:rPr/>
          </w:rPrChange>
        </w:rPr>
        <w:t>Reportes de ventas.</w:t>
      </w:r>
    </w:p>
    <w:p w14:paraId="4BFD8991" w14:textId="77777777" w:rsidR="000036DD" w:rsidRPr="0079121A" w:rsidRDefault="000036DD" w:rsidP="00ED2B0F">
      <w:pPr>
        <w:numPr>
          <w:ilvl w:val="0"/>
          <w:numId w:val="28"/>
        </w:numPr>
        <w:jc w:val="both"/>
        <w:rPr>
          <w:rFonts w:ascii="Times New Roman" w:hAnsi="Times New Roman" w:cs="Times New Roman"/>
          <w:sz w:val="24"/>
          <w:szCs w:val="24"/>
          <w:rPrChange w:id="1638" w:author="Vanessa Delgado Saltos" w:date="2026-06-04T05:19:00Z" w16du:dateUtc="2026-06-04T10:19:00Z">
            <w:rPr/>
          </w:rPrChange>
        </w:rPr>
        <w:pPrChange w:id="1639" w:author="Vanessa Delgado Saltos" w:date="2026-06-04T05:28:00Z" w16du:dateUtc="2026-06-04T10:28:00Z">
          <w:pPr>
            <w:numPr>
              <w:numId w:val="28"/>
            </w:numPr>
            <w:tabs>
              <w:tab w:val="num" w:pos="720"/>
            </w:tabs>
            <w:ind w:left="720" w:hanging="360"/>
          </w:pPr>
        </w:pPrChange>
      </w:pPr>
      <w:r w:rsidRPr="0079121A">
        <w:rPr>
          <w:rFonts w:ascii="Times New Roman" w:hAnsi="Times New Roman" w:cs="Times New Roman"/>
          <w:sz w:val="24"/>
          <w:szCs w:val="24"/>
          <w:rPrChange w:id="1640" w:author="Vanessa Delgado Saltos" w:date="2026-06-04T05:19:00Z" w16du:dateUtc="2026-06-04T10:19:00Z">
            <w:rPr/>
          </w:rPrChange>
        </w:rPr>
        <w:t>Reportes de órdenes.</w:t>
      </w:r>
    </w:p>
    <w:p w14:paraId="58936102" w14:textId="77777777" w:rsidR="000036DD" w:rsidRPr="0079121A" w:rsidRDefault="000036DD" w:rsidP="00ED2B0F">
      <w:pPr>
        <w:numPr>
          <w:ilvl w:val="0"/>
          <w:numId w:val="28"/>
        </w:numPr>
        <w:jc w:val="both"/>
        <w:rPr>
          <w:rFonts w:ascii="Times New Roman" w:hAnsi="Times New Roman" w:cs="Times New Roman"/>
          <w:sz w:val="24"/>
          <w:szCs w:val="24"/>
          <w:rPrChange w:id="1641" w:author="Vanessa Delgado Saltos" w:date="2026-06-04T05:19:00Z" w16du:dateUtc="2026-06-04T10:19:00Z">
            <w:rPr/>
          </w:rPrChange>
        </w:rPr>
        <w:pPrChange w:id="1642" w:author="Vanessa Delgado Saltos" w:date="2026-06-04T05:28:00Z" w16du:dateUtc="2026-06-04T10:28:00Z">
          <w:pPr>
            <w:numPr>
              <w:numId w:val="28"/>
            </w:numPr>
            <w:tabs>
              <w:tab w:val="num" w:pos="720"/>
            </w:tabs>
            <w:ind w:left="720" w:hanging="360"/>
          </w:pPr>
        </w:pPrChange>
      </w:pPr>
      <w:r w:rsidRPr="0079121A">
        <w:rPr>
          <w:rFonts w:ascii="Times New Roman" w:hAnsi="Times New Roman" w:cs="Times New Roman"/>
          <w:sz w:val="24"/>
          <w:szCs w:val="24"/>
          <w:rPrChange w:id="1643" w:author="Vanessa Delgado Saltos" w:date="2026-06-04T05:19:00Z" w16du:dateUtc="2026-06-04T10:19:00Z">
            <w:rPr/>
          </w:rPrChange>
        </w:rPr>
        <w:t>Reportes de servicios.</w:t>
      </w:r>
    </w:p>
    <w:p w14:paraId="28FD61B2" w14:textId="77777777" w:rsidR="000036DD" w:rsidRPr="0079121A" w:rsidRDefault="000036DD" w:rsidP="00ED2B0F">
      <w:pPr>
        <w:numPr>
          <w:ilvl w:val="0"/>
          <w:numId w:val="28"/>
        </w:numPr>
        <w:jc w:val="both"/>
        <w:rPr>
          <w:rFonts w:ascii="Times New Roman" w:hAnsi="Times New Roman" w:cs="Times New Roman"/>
          <w:sz w:val="24"/>
          <w:szCs w:val="24"/>
          <w:rPrChange w:id="1644" w:author="Vanessa Delgado Saltos" w:date="2026-06-04T05:19:00Z" w16du:dateUtc="2026-06-04T10:19:00Z">
            <w:rPr/>
          </w:rPrChange>
        </w:rPr>
        <w:pPrChange w:id="1645" w:author="Vanessa Delgado Saltos" w:date="2026-06-04T05:28:00Z" w16du:dateUtc="2026-06-04T10:28:00Z">
          <w:pPr>
            <w:numPr>
              <w:numId w:val="28"/>
            </w:numPr>
            <w:tabs>
              <w:tab w:val="num" w:pos="720"/>
            </w:tabs>
            <w:ind w:left="720" w:hanging="360"/>
          </w:pPr>
        </w:pPrChange>
      </w:pPr>
      <w:r w:rsidRPr="0079121A">
        <w:rPr>
          <w:rFonts w:ascii="Times New Roman" w:hAnsi="Times New Roman" w:cs="Times New Roman"/>
          <w:sz w:val="24"/>
          <w:szCs w:val="24"/>
          <w:rPrChange w:id="1646" w:author="Vanessa Delgado Saltos" w:date="2026-06-04T05:19:00Z" w16du:dateUtc="2026-06-04T10:19:00Z">
            <w:rPr/>
          </w:rPrChange>
        </w:rPr>
        <w:t>Reportes de pagos pendientes.</w:t>
      </w:r>
    </w:p>
    <w:p w14:paraId="1B99A695" w14:textId="44C1CA3E" w:rsidR="000036DD" w:rsidRPr="0079121A" w:rsidRDefault="00075822" w:rsidP="00ED2B0F">
      <w:pPr>
        <w:jc w:val="both"/>
        <w:rPr>
          <w:rFonts w:ascii="Times New Roman" w:hAnsi="Times New Roman" w:cs="Times New Roman"/>
          <w:sz w:val="24"/>
          <w:szCs w:val="24"/>
          <w:rPrChange w:id="1647" w:author="Vanessa Delgado Saltos" w:date="2026-06-04T05:19:00Z" w16du:dateUtc="2026-06-04T10:19:00Z">
            <w:rPr/>
          </w:rPrChange>
        </w:rPr>
        <w:pPrChange w:id="1648" w:author="Vanessa Delgado Saltos" w:date="2026-06-04T05:28:00Z" w16du:dateUtc="2026-06-04T10:28:00Z">
          <w:pPr/>
        </w:pPrChange>
      </w:pPr>
      <w:del w:id="1649" w:author="Vanessa Delgado Saltos" w:date="2026-06-04T05:33:00Z" w16du:dateUtc="2026-06-04T10:33:00Z">
        <w:r w:rsidRPr="0079121A" w:rsidDel="00ED2B0F">
          <w:rPr>
            <w:rFonts w:ascii="Times New Roman" w:hAnsi="Times New Roman" w:cs="Times New Roman"/>
            <w:sz w:val="24"/>
            <w:szCs w:val="24"/>
            <w:rPrChange w:id="1650" w:author="Vanessa Delgado Saltos" w:date="2026-06-04T05:19:00Z" w16du:dateUtc="2026-06-04T10:19:00Z">
              <w:rPr/>
            </w:rPrChange>
          </w:rPr>
          <w:pict w14:anchorId="1AEE9330">
            <v:rect id="_x0000_i1043" style="width:0;height:1.5pt" o:hralign="center" o:hrstd="t" o:hr="t" fillcolor="#a0a0a0" stroked="f"/>
          </w:pict>
        </w:r>
      </w:del>
    </w:p>
    <w:p w14:paraId="70986F74" w14:textId="77777777" w:rsidR="000036DD" w:rsidRPr="00ED2B0F" w:rsidRDefault="000036DD" w:rsidP="00ED2B0F">
      <w:pPr>
        <w:jc w:val="both"/>
        <w:rPr>
          <w:rFonts w:ascii="Times New Roman" w:hAnsi="Times New Roman" w:cs="Times New Roman"/>
          <w:b/>
          <w:bCs/>
          <w:sz w:val="24"/>
          <w:szCs w:val="24"/>
          <w:u w:val="single"/>
          <w:rPrChange w:id="1651" w:author="Vanessa Delgado Saltos" w:date="2026-06-04T05:34:00Z" w16du:dateUtc="2026-06-04T10:34:00Z">
            <w:rPr>
              <w:b/>
              <w:bCs/>
            </w:rPr>
          </w:rPrChange>
        </w:rPr>
        <w:pPrChange w:id="1652" w:author="Vanessa Delgado Saltos" w:date="2026-06-04T05:28:00Z" w16du:dateUtc="2026-06-04T10:28:00Z">
          <w:pPr/>
        </w:pPrChange>
      </w:pPr>
      <w:r w:rsidRPr="00ED2B0F">
        <w:rPr>
          <w:rFonts w:ascii="Times New Roman" w:hAnsi="Times New Roman" w:cs="Times New Roman"/>
          <w:b/>
          <w:bCs/>
          <w:sz w:val="24"/>
          <w:szCs w:val="24"/>
          <w:u w:val="single"/>
          <w:rPrChange w:id="1653" w:author="Vanessa Delgado Saltos" w:date="2026-06-04T05:34:00Z" w16du:dateUtc="2026-06-04T10:34:00Z">
            <w:rPr>
              <w:b/>
              <w:bCs/>
            </w:rPr>
          </w:rPrChange>
        </w:rPr>
        <w:t>Módulo 7: Administración y Seguridad</w:t>
      </w:r>
    </w:p>
    <w:p w14:paraId="22F8A05D" w14:textId="77777777" w:rsidR="000036DD" w:rsidRPr="0079121A" w:rsidRDefault="000036DD" w:rsidP="00ED2B0F">
      <w:pPr>
        <w:jc w:val="both"/>
        <w:rPr>
          <w:rFonts w:ascii="Times New Roman" w:hAnsi="Times New Roman" w:cs="Times New Roman"/>
          <w:sz w:val="24"/>
          <w:szCs w:val="24"/>
          <w:rPrChange w:id="1654" w:author="Vanessa Delgado Saltos" w:date="2026-06-04T05:19:00Z" w16du:dateUtc="2026-06-04T10:19:00Z">
            <w:rPr/>
          </w:rPrChange>
        </w:rPr>
        <w:pPrChange w:id="1655" w:author="Vanessa Delgado Saltos" w:date="2026-06-04T05:28:00Z" w16du:dateUtc="2026-06-04T10:28:00Z">
          <w:pPr/>
        </w:pPrChange>
      </w:pPr>
      <w:r w:rsidRPr="0079121A">
        <w:rPr>
          <w:rFonts w:ascii="Times New Roman" w:hAnsi="Times New Roman" w:cs="Times New Roman"/>
          <w:sz w:val="24"/>
          <w:szCs w:val="24"/>
          <w:rPrChange w:id="1656" w:author="Vanessa Delgado Saltos" w:date="2026-06-04T05:19:00Z" w16du:dateUtc="2026-06-04T10:19:00Z">
            <w:rPr/>
          </w:rPrChange>
        </w:rPr>
        <w:t>Permite gestionar el acceso al sistema y controlar las acciones de los usuarios.</w:t>
      </w:r>
    </w:p>
    <w:p w14:paraId="372CE6ED" w14:textId="77777777" w:rsidR="000036DD" w:rsidRPr="0079121A" w:rsidRDefault="000036DD" w:rsidP="00ED2B0F">
      <w:pPr>
        <w:jc w:val="both"/>
        <w:rPr>
          <w:rFonts w:ascii="Times New Roman" w:hAnsi="Times New Roman" w:cs="Times New Roman"/>
          <w:b/>
          <w:bCs/>
          <w:sz w:val="24"/>
          <w:szCs w:val="24"/>
          <w:rPrChange w:id="1657" w:author="Vanessa Delgado Saltos" w:date="2026-06-04T05:19:00Z" w16du:dateUtc="2026-06-04T10:19:00Z">
            <w:rPr>
              <w:b/>
              <w:bCs/>
            </w:rPr>
          </w:rPrChange>
        </w:rPr>
        <w:pPrChange w:id="1658" w:author="Vanessa Delgado Saltos" w:date="2026-06-04T05:28:00Z" w16du:dateUtc="2026-06-04T10:28:00Z">
          <w:pPr/>
        </w:pPrChange>
      </w:pPr>
      <w:r w:rsidRPr="0079121A">
        <w:rPr>
          <w:rFonts w:ascii="Times New Roman" w:hAnsi="Times New Roman" w:cs="Times New Roman"/>
          <w:b/>
          <w:bCs/>
          <w:sz w:val="24"/>
          <w:szCs w:val="24"/>
          <w:rPrChange w:id="1659" w:author="Vanessa Delgado Saltos" w:date="2026-06-04T05:19:00Z" w16du:dateUtc="2026-06-04T10:19:00Z">
            <w:rPr>
              <w:b/>
              <w:bCs/>
            </w:rPr>
          </w:rPrChange>
        </w:rPr>
        <w:t>Funciones principales</w:t>
      </w:r>
    </w:p>
    <w:p w14:paraId="50A3F574" w14:textId="77777777" w:rsidR="000036DD" w:rsidRPr="0079121A" w:rsidRDefault="000036DD" w:rsidP="00ED2B0F">
      <w:pPr>
        <w:numPr>
          <w:ilvl w:val="0"/>
          <w:numId w:val="29"/>
        </w:numPr>
        <w:jc w:val="both"/>
        <w:rPr>
          <w:rFonts w:ascii="Times New Roman" w:hAnsi="Times New Roman" w:cs="Times New Roman"/>
          <w:sz w:val="24"/>
          <w:szCs w:val="24"/>
          <w:rPrChange w:id="1660" w:author="Vanessa Delgado Saltos" w:date="2026-06-04T05:19:00Z" w16du:dateUtc="2026-06-04T10:19:00Z">
            <w:rPr/>
          </w:rPrChange>
        </w:rPr>
        <w:pPrChange w:id="1661" w:author="Vanessa Delgado Saltos" w:date="2026-06-04T05:28:00Z" w16du:dateUtc="2026-06-04T10:28:00Z">
          <w:pPr>
            <w:numPr>
              <w:numId w:val="29"/>
            </w:numPr>
            <w:tabs>
              <w:tab w:val="num" w:pos="720"/>
            </w:tabs>
            <w:ind w:left="720" w:hanging="360"/>
          </w:pPr>
        </w:pPrChange>
      </w:pPr>
      <w:r w:rsidRPr="0079121A">
        <w:rPr>
          <w:rFonts w:ascii="Times New Roman" w:hAnsi="Times New Roman" w:cs="Times New Roman"/>
          <w:sz w:val="24"/>
          <w:szCs w:val="24"/>
          <w:rPrChange w:id="1662" w:author="Vanessa Delgado Saltos" w:date="2026-06-04T05:19:00Z" w16du:dateUtc="2026-06-04T10:19:00Z">
            <w:rPr/>
          </w:rPrChange>
        </w:rPr>
        <w:t>Inicio de sesión.</w:t>
      </w:r>
    </w:p>
    <w:p w14:paraId="3D0C376F" w14:textId="77777777" w:rsidR="000036DD" w:rsidRPr="0079121A" w:rsidRDefault="000036DD" w:rsidP="00ED2B0F">
      <w:pPr>
        <w:numPr>
          <w:ilvl w:val="0"/>
          <w:numId w:val="29"/>
        </w:numPr>
        <w:jc w:val="both"/>
        <w:rPr>
          <w:rFonts w:ascii="Times New Roman" w:hAnsi="Times New Roman" w:cs="Times New Roman"/>
          <w:sz w:val="24"/>
          <w:szCs w:val="24"/>
          <w:rPrChange w:id="1663" w:author="Vanessa Delgado Saltos" w:date="2026-06-04T05:19:00Z" w16du:dateUtc="2026-06-04T10:19:00Z">
            <w:rPr/>
          </w:rPrChange>
        </w:rPr>
        <w:pPrChange w:id="1664" w:author="Vanessa Delgado Saltos" w:date="2026-06-04T05:28:00Z" w16du:dateUtc="2026-06-04T10:28:00Z">
          <w:pPr>
            <w:numPr>
              <w:numId w:val="29"/>
            </w:numPr>
            <w:tabs>
              <w:tab w:val="num" w:pos="720"/>
            </w:tabs>
            <w:ind w:left="720" w:hanging="360"/>
          </w:pPr>
        </w:pPrChange>
      </w:pPr>
      <w:r w:rsidRPr="0079121A">
        <w:rPr>
          <w:rFonts w:ascii="Times New Roman" w:hAnsi="Times New Roman" w:cs="Times New Roman"/>
          <w:sz w:val="24"/>
          <w:szCs w:val="24"/>
          <w:rPrChange w:id="1665" w:author="Vanessa Delgado Saltos" w:date="2026-06-04T05:19:00Z" w16du:dateUtc="2026-06-04T10:19:00Z">
            <w:rPr/>
          </w:rPrChange>
        </w:rPr>
        <w:t>Registro de usuarios.</w:t>
      </w:r>
    </w:p>
    <w:p w14:paraId="18B7846E" w14:textId="77777777" w:rsidR="000036DD" w:rsidRPr="0079121A" w:rsidRDefault="000036DD" w:rsidP="00ED2B0F">
      <w:pPr>
        <w:numPr>
          <w:ilvl w:val="0"/>
          <w:numId w:val="29"/>
        </w:numPr>
        <w:jc w:val="both"/>
        <w:rPr>
          <w:rFonts w:ascii="Times New Roman" w:hAnsi="Times New Roman" w:cs="Times New Roman"/>
          <w:sz w:val="24"/>
          <w:szCs w:val="24"/>
          <w:rPrChange w:id="1666" w:author="Vanessa Delgado Saltos" w:date="2026-06-04T05:19:00Z" w16du:dateUtc="2026-06-04T10:19:00Z">
            <w:rPr/>
          </w:rPrChange>
        </w:rPr>
        <w:pPrChange w:id="1667" w:author="Vanessa Delgado Saltos" w:date="2026-06-04T05:28:00Z" w16du:dateUtc="2026-06-04T10:28:00Z">
          <w:pPr>
            <w:numPr>
              <w:numId w:val="29"/>
            </w:numPr>
            <w:tabs>
              <w:tab w:val="num" w:pos="720"/>
            </w:tabs>
            <w:ind w:left="720" w:hanging="360"/>
          </w:pPr>
        </w:pPrChange>
      </w:pPr>
      <w:r w:rsidRPr="0079121A">
        <w:rPr>
          <w:rFonts w:ascii="Times New Roman" w:hAnsi="Times New Roman" w:cs="Times New Roman"/>
          <w:sz w:val="24"/>
          <w:szCs w:val="24"/>
          <w:rPrChange w:id="1668" w:author="Vanessa Delgado Saltos" w:date="2026-06-04T05:19:00Z" w16du:dateUtc="2026-06-04T10:19:00Z">
            <w:rPr/>
          </w:rPrChange>
        </w:rPr>
        <w:t>Gestión de roles.</w:t>
      </w:r>
    </w:p>
    <w:p w14:paraId="5360210A" w14:textId="77777777" w:rsidR="000036DD" w:rsidRPr="0079121A" w:rsidRDefault="000036DD" w:rsidP="00ED2B0F">
      <w:pPr>
        <w:numPr>
          <w:ilvl w:val="0"/>
          <w:numId w:val="29"/>
        </w:numPr>
        <w:jc w:val="both"/>
        <w:rPr>
          <w:rFonts w:ascii="Times New Roman" w:hAnsi="Times New Roman" w:cs="Times New Roman"/>
          <w:sz w:val="24"/>
          <w:szCs w:val="24"/>
          <w:rPrChange w:id="1669" w:author="Vanessa Delgado Saltos" w:date="2026-06-04T05:19:00Z" w16du:dateUtc="2026-06-04T10:19:00Z">
            <w:rPr/>
          </w:rPrChange>
        </w:rPr>
        <w:pPrChange w:id="1670" w:author="Vanessa Delgado Saltos" w:date="2026-06-04T05:28:00Z" w16du:dateUtc="2026-06-04T10:28:00Z">
          <w:pPr>
            <w:numPr>
              <w:numId w:val="29"/>
            </w:numPr>
            <w:tabs>
              <w:tab w:val="num" w:pos="720"/>
            </w:tabs>
            <w:ind w:left="720" w:hanging="360"/>
          </w:pPr>
        </w:pPrChange>
      </w:pPr>
      <w:r w:rsidRPr="0079121A">
        <w:rPr>
          <w:rFonts w:ascii="Times New Roman" w:hAnsi="Times New Roman" w:cs="Times New Roman"/>
          <w:sz w:val="24"/>
          <w:szCs w:val="24"/>
          <w:rPrChange w:id="1671" w:author="Vanessa Delgado Saltos" w:date="2026-06-04T05:19:00Z" w16du:dateUtc="2026-06-04T10:19:00Z">
            <w:rPr/>
          </w:rPrChange>
        </w:rPr>
        <w:t>Control de permisos.</w:t>
      </w:r>
    </w:p>
    <w:p w14:paraId="29E05580" w14:textId="77777777" w:rsidR="000036DD" w:rsidRPr="0079121A" w:rsidRDefault="000036DD" w:rsidP="00ED2B0F">
      <w:pPr>
        <w:numPr>
          <w:ilvl w:val="0"/>
          <w:numId w:val="29"/>
        </w:numPr>
        <w:jc w:val="both"/>
        <w:rPr>
          <w:rFonts w:ascii="Times New Roman" w:hAnsi="Times New Roman" w:cs="Times New Roman"/>
          <w:sz w:val="24"/>
          <w:szCs w:val="24"/>
          <w:rPrChange w:id="1672" w:author="Vanessa Delgado Saltos" w:date="2026-06-04T05:19:00Z" w16du:dateUtc="2026-06-04T10:19:00Z">
            <w:rPr/>
          </w:rPrChange>
        </w:rPr>
        <w:pPrChange w:id="1673" w:author="Vanessa Delgado Saltos" w:date="2026-06-04T05:28:00Z" w16du:dateUtc="2026-06-04T10:28:00Z">
          <w:pPr>
            <w:numPr>
              <w:numId w:val="29"/>
            </w:numPr>
            <w:tabs>
              <w:tab w:val="num" w:pos="720"/>
            </w:tabs>
            <w:ind w:left="720" w:hanging="360"/>
          </w:pPr>
        </w:pPrChange>
      </w:pPr>
      <w:r w:rsidRPr="0079121A">
        <w:rPr>
          <w:rFonts w:ascii="Times New Roman" w:hAnsi="Times New Roman" w:cs="Times New Roman"/>
          <w:sz w:val="24"/>
          <w:szCs w:val="24"/>
          <w:rPrChange w:id="1674" w:author="Vanessa Delgado Saltos" w:date="2026-06-04T05:19:00Z" w16du:dateUtc="2026-06-04T10:19:00Z">
            <w:rPr/>
          </w:rPrChange>
        </w:rPr>
        <w:t>Registro de actividades.</w:t>
      </w:r>
    </w:p>
    <w:p w14:paraId="1E3CD350" w14:textId="77777777" w:rsidR="000036DD" w:rsidRPr="0079121A" w:rsidRDefault="000036DD" w:rsidP="00ED2B0F">
      <w:pPr>
        <w:numPr>
          <w:ilvl w:val="0"/>
          <w:numId w:val="29"/>
        </w:numPr>
        <w:jc w:val="both"/>
        <w:rPr>
          <w:rFonts w:ascii="Times New Roman" w:hAnsi="Times New Roman" w:cs="Times New Roman"/>
          <w:sz w:val="24"/>
          <w:szCs w:val="24"/>
          <w:rPrChange w:id="1675" w:author="Vanessa Delgado Saltos" w:date="2026-06-04T05:19:00Z" w16du:dateUtc="2026-06-04T10:19:00Z">
            <w:rPr/>
          </w:rPrChange>
        </w:rPr>
        <w:pPrChange w:id="1676" w:author="Vanessa Delgado Saltos" w:date="2026-06-04T05:28:00Z" w16du:dateUtc="2026-06-04T10:28:00Z">
          <w:pPr>
            <w:numPr>
              <w:numId w:val="29"/>
            </w:numPr>
            <w:tabs>
              <w:tab w:val="num" w:pos="720"/>
            </w:tabs>
            <w:ind w:left="720" w:hanging="360"/>
          </w:pPr>
        </w:pPrChange>
      </w:pPr>
      <w:r w:rsidRPr="0079121A">
        <w:rPr>
          <w:rFonts w:ascii="Times New Roman" w:hAnsi="Times New Roman" w:cs="Times New Roman"/>
          <w:sz w:val="24"/>
          <w:szCs w:val="24"/>
          <w:rPrChange w:id="1677" w:author="Vanessa Delgado Saltos" w:date="2026-06-04T05:19:00Z" w16du:dateUtc="2026-06-04T10:19:00Z">
            <w:rPr/>
          </w:rPrChange>
        </w:rPr>
        <w:t>Cierre de sesión.</w:t>
      </w:r>
    </w:p>
    <w:p w14:paraId="1944DA5A" w14:textId="77777777" w:rsidR="00477126" w:rsidRPr="0079121A" w:rsidRDefault="00477126" w:rsidP="00ED2B0F">
      <w:pPr>
        <w:jc w:val="both"/>
        <w:rPr>
          <w:rFonts w:ascii="Times New Roman" w:hAnsi="Times New Roman" w:cs="Times New Roman"/>
          <w:sz w:val="24"/>
          <w:szCs w:val="24"/>
          <w:rPrChange w:id="1678" w:author="Vanessa Delgado Saltos" w:date="2026-06-04T05:19:00Z" w16du:dateUtc="2026-06-04T10:19:00Z">
            <w:rPr/>
          </w:rPrChange>
        </w:rPr>
        <w:pPrChange w:id="1679" w:author="Vanessa Delgado Saltos" w:date="2026-06-04T05:28:00Z" w16du:dateUtc="2026-06-04T10:28:00Z">
          <w:pPr/>
        </w:pPrChange>
      </w:pPr>
    </w:p>
    <w:p w14:paraId="2B2207DA" w14:textId="77777777" w:rsidR="00477126" w:rsidRPr="0079121A" w:rsidRDefault="00477126" w:rsidP="00ED2B0F">
      <w:pPr>
        <w:jc w:val="both"/>
        <w:rPr>
          <w:rFonts w:ascii="Times New Roman" w:hAnsi="Times New Roman" w:cs="Times New Roman"/>
          <w:sz w:val="24"/>
          <w:szCs w:val="24"/>
          <w:rPrChange w:id="1680" w:author="Vanessa Delgado Saltos" w:date="2026-06-04T05:19:00Z" w16du:dateUtc="2026-06-04T10:19:00Z">
            <w:rPr/>
          </w:rPrChange>
        </w:rPr>
        <w:pPrChange w:id="1681" w:author="Vanessa Delgado Saltos" w:date="2026-06-04T05:28:00Z" w16du:dateUtc="2026-06-04T10:28:00Z">
          <w:pPr/>
        </w:pPrChange>
      </w:pPr>
    </w:p>
    <w:p w14:paraId="26BCDFFB" w14:textId="45FD75B7" w:rsidR="000036DD" w:rsidRPr="00ED2B0F" w:rsidRDefault="00ED2B0F" w:rsidP="00ED2B0F">
      <w:pPr>
        <w:pStyle w:val="Ttulo1"/>
        <w:pPrChange w:id="1682" w:author="Vanessa Delgado Saltos" w:date="2026-06-04T05:33:00Z" w16du:dateUtc="2026-06-04T10:33:00Z">
          <w:pPr/>
        </w:pPrChange>
      </w:pPr>
      <w:bookmarkStart w:id="1683" w:name="_Toc231443953"/>
      <w:ins w:id="1684" w:author="Vanessa Delgado Saltos" w:date="2026-06-04T05:31:00Z" w16du:dateUtc="2026-06-04T10:31:00Z">
        <w:r>
          <w:t>6</w:t>
        </w:r>
      </w:ins>
      <w:del w:id="1685" w:author="Vanessa Delgado Saltos" w:date="2026-06-04T05:31:00Z" w16du:dateUtc="2026-06-04T10:31:00Z">
        <w:r w:rsidR="000036DD" w:rsidRPr="00ED2B0F" w:rsidDel="00ED2B0F">
          <w:delText>7</w:delText>
        </w:r>
      </w:del>
      <w:r w:rsidR="000036DD" w:rsidRPr="00ED2B0F">
        <w:t>. Tecnologías a utilizar</w:t>
      </w:r>
      <w:bookmarkEnd w:id="1683"/>
    </w:p>
    <w:p w14:paraId="36E95C0D" w14:textId="26F23E56" w:rsidR="000036DD" w:rsidRPr="00ED2B0F" w:rsidRDefault="00ED2B0F" w:rsidP="00ED2B0F">
      <w:pPr>
        <w:pStyle w:val="Ttulo1"/>
        <w:pPrChange w:id="1686" w:author="Vanessa Delgado Saltos" w:date="2026-06-04T05:33:00Z" w16du:dateUtc="2026-06-04T10:33:00Z">
          <w:pPr/>
        </w:pPrChange>
      </w:pPr>
      <w:bookmarkStart w:id="1687" w:name="_Toc231443954"/>
      <w:ins w:id="1688" w:author="Vanessa Delgado Saltos" w:date="2026-06-04T05:31:00Z" w16du:dateUtc="2026-06-04T10:31:00Z">
        <w:r>
          <w:t>6</w:t>
        </w:r>
      </w:ins>
      <w:del w:id="1689" w:author="Vanessa Delgado Saltos" w:date="2026-06-04T05:31:00Z" w16du:dateUtc="2026-06-04T10:31:00Z">
        <w:r w:rsidR="000036DD" w:rsidRPr="00ED2B0F" w:rsidDel="00ED2B0F">
          <w:delText>7</w:delText>
        </w:r>
      </w:del>
      <w:r w:rsidR="000036DD" w:rsidRPr="00ED2B0F">
        <w:t>.1 Lenguaje de Programación</w:t>
      </w:r>
      <w:bookmarkEnd w:id="1687"/>
    </w:p>
    <w:p w14:paraId="317D3D95" w14:textId="77777777" w:rsidR="000036DD" w:rsidRPr="0079121A" w:rsidRDefault="000036DD" w:rsidP="00ED2B0F">
      <w:pPr>
        <w:jc w:val="both"/>
        <w:rPr>
          <w:rFonts w:ascii="Times New Roman" w:hAnsi="Times New Roman" w:cs="Times New Roman"/>
          <w:sz w:val="24"/>
          <w:szCs w:val="24"/>
          <w:rPrChange w:id="1690" w:author="Vanessa Delgado Saltos" w:date="2026-06-04T05:19:00Z" w16du:dateUtc="2026-06-04T10:19:00Z">
            <w:rPr/>
          </w:rPrChange>
        </w:rPr>
        <w:pPrChange w:id="1691" w:author="Vanessa Delgado Saltos" w:date="2026-06-04T05:28:00Z" w16du:dateUtc="2026-06-04T10:28:00Z">
          <w:pPr/>
        </w:pPrChange>
      </w:pPr>
      <w:r w:rsidRPr="0079121A">
        <w:rPr>
          <w:rFonts w:ascii="Times New Roman" w:hAnsi="Times New Roman" w:cs="Times New Roman"/>
          <w:sz w:val="24"/>
          <w:szCs w:val="24"/>
          <w:rPrChange w:id="1692" w:author="Vanessa Delgado Saltos" w:date="2026-06-04T05:19:00Z" w16du:dateUtc="2026-06-04T10:19:00Z">
            <w:rPr/>
          </w:rPrChange>
        </w:rPr>
        <w:t xml:space="preserve">El sistema será desarrollado utilizando el lenguaje de programación </w:t>
      </w:r>
      <w:r w:rsidRPr="0079121A">
        <w:rPr>
          <w:rFonts w:ascii="Times New Roman" w:hAnsi="Times New Roman" w:cs="Times New Roman"/>
          <w:b/>
          <w:bCs/>
          <w:sz w:val="24"/>
          <w:szCs w:val="24"/>
          <w:rPrChange w:id="1693" w:author="Vanessa Delgado Saltos" w:date="2026-06-04T05:19:00Z" w16du:dateUtc="2026-06-04T10:19:00Z">
            <w:rPr>
              <w:b/>
              <w:bCs/>
            </w:rPr>
          </w:rPrChange>
        </w:rPr>
        <w:t>Python</w:t>
      </w:r>
      <w:r w:rsidRPr="0079121A">
        <w:rPr>
          <w:rFonts w:ascii="Times New Roman" w:hAnsi="Times New Roman" w:cs="Times New Roman"/>
          <w:sz w:val="24"/>
          <w:szCs w:val="24"/>
          <w:rPrChange w:id="1694" w:author="Vanessa Delgado Saltos" w:date="2026-06-04T05:19:00Z" w16du:dateUtc="2026-06-04T10:19:00Z">
            <w:rPr/>
          </w:rPrChange>
        </w:rPr>
        <w:t>, debido a su facilidad de desarrollo, mantenimiento y amplia adopción en aplicaciones empresariales y sistemas de gestión.</w:t>
      </w:r>
    </w:p>
    <w:p w14:paraId="2CB05552" w14:textId="59EBFEDC" w:rsidR="000036DD" w:rsidRPr="00ED2B0F" w:rsidRDefault="00ED2B0F" w:rsidP="00ED2B0F">
      <w:pPr>
        <w:pStyle w:val="Ttulo1"/>
        <w:pPrChange w:id="1695" w:author="Vanessa Delgado Saltos" w:date="2026-06-04T05:33:00Z" w16du:dateUtc="2026-06-04T10:33:00Z">
          <w:pPr/>
        </w:pPrChange>
      </w:pPr>
      <w:bookmarkStart w:id="1696" w:name="_Toc231443955"/>
      <w:ins w:id="1697" w:author="Vanessa Delgado Saltos" w:date="2026-06-04T05:31:00Z" w16du:dateUtc="2026-06-04T10:31:00Z">
        <w:r>
          <w:t>6</w:t>
        </w:r>
      </w:ins>
      <w:del w:id="1698" w:author="Vanessa Delgado Saltos" w:date="2026-06-04T05:31:00Z" w16du:dateUtc="2026-06-04T10:31:00Z">
        <w:r w:rsidR="000036DD" w:rsidRPr="00ED2B0F" w:rsidDel="00ED2B0F">
          <w:delText>7</w:delText>
        </w:r>
      </w:del>
      <w:r w:rsidR="000036DD" w:rsidRPr="00ED2B0F">
        <w:t>.2 Framework de Desarrollo</w:t>
      </w:r>
      <w:bookmarkEnd w:id="1696"/>
    </w:p>
    <w:p w14:paraId="03C5FC9D" w14:textId="77777777" w:rsidR="000036DD" w:rsidRPr="0079121A" w:rsidRDefault="000036DD" w:rsidP="00ED2B0F">
      <w:pPr>
        <w:jc w:val="both"/>
        <w:rPr>
          <w:rFonts w:ascii="Times New Roman" w:hAnsi="Times New Roman" w:cs="Times New Roman"/>
          <w:sz w:val="24"/>
          <w:szCs w:val="24"/>
          <w:rPrChange w:id="1699" w:author="Vanessa Delgado Saltos" w:date="2026-06-04T05:19:00Z" w16du:dateUtc="2026-06-04T10:19:00Z">
            <w:rPr/>
          </w:rPrChange>
        </w:rPr>
        <w:pPrChange w:id="1700" w:author="Vanessa Delgado Saltos" w:date="2026-06-04T05:28:00Z" w16du:dateUtc="2026-06-04T10:28:00Z">
          <w:pPr/>
        </w:pPrChange>
      </w:pPr>
      <w:r w:rsidRPr="0079121A">
        <w:rPr>
          <w:rFonts w:ascii="Times New Roman" w:hAnsi="Times New Roman" w:cs="Times New Roman"/>
          <w:sz w:val="24"/>
          <w:szCs w:val="24"/>
          <w:rPrChange w:id="1701" w:author="Vanessa Delgado Saltos" w:date="2026-06-04T05:19:00Z" w16du:dateUtc="2026-06-04T10:19:00Z">
            <w:rPr/>
          </w:rPrChange>
        </w:rPr>
        <w:t xml:space="preserve">Para el desarrollo de la aplicación se utilizará el </w:t>
      </w:r>
      <w:proofErr w:type="spellStart"/>
      <w:r w:rsidRPr="0079121A">
        <w:rPr>
          <w:rFonts w:ascii="Times New Roman" w:hAnsi="Times New Roman" w:cs="Times New Roman"/>
          <w:sz w:val="24"/>
          <w:szCs w:val="24"/>
          <w:rPrChange w:id="1702" w:author="Vanessa Delgado Saltos" w:date="2026-06-04T05:19:00Z" w16du:dateUtc="2026-06-04T10:19:00Z">
            <w:rPr/>
          </w:rPrChange>
        </w:rPr>
        <w:t>framework</w:t>
      </w:r>
      <w:proofErr w:type="spellEnd"/>
      <w:r w:rsidRPr="0079121A">
        <w:rPr>
          <w:rFonts w:ascii="Times New Roman" w:hAnsi="Times New Roman" w:cs="Times New Roman"/>
          <w:sz w:val="24"/>
          <w:szCs w:val="24"/>
          <w:rPrChange w:id="1703" w:author="Vanessa Delgado Saltos" w:date="2026-06-04T05:19:00Z" w16du:dateUtc="2026-06-04T10:19:00Z">
            <w:rPr/>
          </w:rPrChange>
        </w:rPr>
        <w:t xml:space="preserve"> </w:t>
      </w:r>
      <w:r w:rsidRPr="0079121A">
        <w:rPr>
          <w:rFonts w:ascii="Times New Roman" w:hAnsi="Times New Roman" w:cs="Times New Roman"/>
          <w:b/>
          <w:bCs/>
          <w:sz w:val="24"/>
          <w:szCs w:val="24"/>
          <w:rPrChange w:id="1704" w:author="Vanessa Delgado Saltos" w:date="2026-06-04T05:19:00Z" w16du:dateUtc="2026-06-04T10:19:00Z">
            <w:rPr>
              <w:b/>
              <w:bCs/>
            </w:rPr>
          </w:rPrChange>
        </w:rPr>
        <w:t>Django</w:t>
      </w:r>
      <w:r w:rsidRPr="0079121A">
        <w:rPr>
          <w:rFonts w:ascii="Times New Roman" w:hAnsi="Times New Roman" w:cs="Times New Roman"/>
          <w:sz w:val="24"/>
          <w:szCs w:val="24"/>
          <w:rPrChange w:id="1705" w:author="Vanessa Delgado Saltos" w:date="2026-06-04T05:19:00Z" w16du:dateUtc="2026-06-04T10:19:00Z">
            <w:rPr/>
          </w:rPrChange>
        </w:rPr>
        <w:t>, el cual proporciona herramientas para la construcción rápida y segura de aplicaciones web, además de incluir funcionalidades para la gestión de usuarios, seguridad y acceso a bases de datos.</w:t>
      </w:r>
    </w:p>
    <w:p w14:paraId="5D78D3FF" w14:textId="6FDDEA99" w:rsidR="000036DD" w:rsidRPr="00ED2B0F" w:rsidRDefault="000036DD" w:rsidP="00ED2B0F">
      <w:pPr>
        <w:pStyle w:val="Ttulo1"/>
        <w:pPrChange w:id="1706" w:author="Vanessa Delgado Saltos" w:date="2026-06-04T05:33:00Z" w16du:dateUtc="2026-06-04T10:33:00Z">
          <w:pPr/>
        </w:pPrChange>
      </w:pPr>
      <w:del w:id="1707" w:author="Vanessa Delgado Saltos" w:date="2026-06-04T05:31:00Z" w16du:dateUtc="2026-06-04T10:31:00Z">
        <w:r w:rsidRPr="00ED2B0F" w:rsidDel="00ED2B0F">
          <w:lastRenderedPageBreak/>
          <w:delText>7</w:delText>
        </w:r>
      </w:del>
      <w:bookmarkStart w:id="1708" w:name="_Toc231443956"/>
      <w:ins w:id="1709" w:author="Vanessa Delgado Saltos" w:date="2026-06-04T05:31:00Z" w16du:dateUtc="2026-06-04T10:31:00Z">
        <w:r w:rsidR="00ED2B0F">
          <w:t>6</w:t>
        </w:r>
      </w:ins>
      <w:r w:rsidRPr="00ED2B0F">
        <w:t>.3 Arquitectura del Sistema</w:t>
      </w:r>
      <w:bookmarkEnd w:id="1708"/>
    </w:p>
    <w:p w14:paraId="7F69C9FB" w14:textId="77777777" w:rsidR="000036DD" w:rsidRPr="0079121A" w:rsidRDefault="000036DD" w:rsidP="00ED2B0F">
      <w:pPr>
        <w:jc w:val="both"/>
        <w:rPr>
          <w:rFonts w:ascii="Times New Roman" w:hAnsi="Times New Roman" w:cs="Times New Roman"/>
          <w:sz w:val="24"/>
          <w:szCs w:val="24"/>
          <w:rPrChange w:id="1710" w:author="Vanessa Delgado Saltos" w:date="2026-06-04T05:19:00Z" w16du:dateUtc="2026-06-04T10:19:00Z">
            <w:rPr/>
          </w:rPrChange>
        </w:rPr>
        <w:pPrChange w:id="1711" w:author="Vanessa Delgado Saltos" w:date="2026-06-04T05:28:00Z" w16du:dateUtc="2026-06-04T10:28:00Z">
          <w:pPr/>
        </w:pPrChange>
      </w:pPr>
      <w:r w:rsidRPr="0079121A">
        <w:rPr>
          <w:rFonts w:ascii="Times New Roman" w:hAnsi="Times New Roman" w:cs="Times New Roman"/>
          <w:sz w:val="24"/>
          <w:szCs w:val="24"/>
          <w:rPrChange w:id="1712" w:author="Vanessa Delgado Saltos" w:date="2026-06-04T05:19:00Z" w16du:dateUtc="2026-06-04T10:19:00Z">
            <w:rPr/>
          </w:rPrChange>
        </w:rPr>
        <w:t xml:space="preserve">El sistema seguirá la arquitectura </w:t>
      </w:r>
      <w:r w:rsidRPr="0079121A">
        <w:rPr>
          <w:rFonts w:ascii="Times New Roman" w:hAnsi="Times New Roman" w:cs="Times New Roman"/>
          <w:b/>
          <w:bCs/>
          <w:sz w:val="24"/>
          <w:szCs w:val="24"/>
          <w:rPrChange w:id="1713" w:author="Vanessa Delgado Saltos" w:date="2026-06-04T05:19:00Z" w16du:dateUtc="2026-06-04T10:19:00Z">
            <w:rPr>
              <w:b/>
              <w:bCs/>
            </w:rPr>
          </w:rPrChange>
        </w:rPr>
        <w:t>Modelo-Vista-Plantilla (MVT)</w:t>
      </w:r>
      <w:r w:rsidRPr="0079121A">
        <w:rPr>
          <w:rFonts w:ascii="Times New Roman" w:hAnsi="Times New Roman" w:cs="Times New Roman"/>
          <w:sz w:val="24"/>
          <w:szCs w:val="24"/>
          <w:rPrChange w:id="1714" w:author="Vanessa Delgado Saltos" w:date="2026-06-04T05:19:00Z" w16du:dateUtc="2026-06-04T10:19:00Z">
            <w:rPr/>
          </w:rPrChange>
        </w:rPr>
        <w:t>, utilizada por Django, la cual permite organizar el código en componentes independientes, facilitando el mantenimiento, la escalabilidad y la reutilización del software.</w:t>
      </w:r>
    </w:p>
    <w:p w14:paraId="1876950D" w14:textId="77777777" w:rsidR="000036DD" w:rsidRPr="0079121A" w:rsidRDefault="000036DD" w:rsidP="00ED2B0F">
      <w:pPr>
        <w:jc w:val="both"/>
        <w:rPr>
          <w:rFonts w:ascii="Times New Roman" w:hAnsi="Times New Roman" w:cs="Times New Roman"/>
          <w:sz w:val="24"/>
          <w:szCs w:val="24"/>
          <w:rPrChange w:id="1715" w:author="Vanessa Delgado Saltos" w:date="2026-06-04T05:19:00Z" w16du:dateUtc="2026-06-04T10:19:00Z">
            <w:rPr/>
          </w:rPrChange>
        </w:rPr>
        <w:pPrChange w:id="1716" w:author="Vanessa Delgado Saltos" w:date="2026-06-04T05:28:00Z" w16du:dateUtc="2026-06-04T10:28:00Z">
          <w:pPr/>
        </w:pPrChange>
      </w:pPr>
      <w:r w:rsidRPr="0079121A">
        <w:rPr>
          <w:rFonts w:ascii="Times New Roman" w:hAnsi="Times New Roman" w:cs="Times New Roman"/>
          <w:sz w:val="24"/>
          <w:szCs w:val="24"/>
          <w:rPrChange w:id="1717" w:author="Vanessa Delgado Saltos" w:date="2026-06-04T05:19:00Z" w16du:dateUtc="2026-06-04T10:19:00Z">
            <w:rPr/>
          </w:rPrChange>
        </w:rPr>
        <w:t>La estructura del sistema estará dividida en módulos funcionales, tales como:</w:t>
      </w:r>
    </w:p>
    <w:p w14:paraId="1840D8BC" w14:textId="77777777" w:rsidR="000036DD" w:rsidRPr="0079121A" w:rsidRDefault="000036DD" w:rsidP="00ED2B0F">
      <w:pPr>
        <w:numPr>
          <w:ilvl w:val="0"/>
          <w:numId w:val="30"/>
        </w:numPr>
        <w:jc w:val="both"/>
        <w:rPr>
          <w:rFonts w:ascii="Times New Roman" w:hAnsi="Times New Roman" w:cs="Times New Roman"/>
          <w:sz w:val="24"/>
          <w:szCs w:val="24"/>
          <w:rPrChange w:id="1718" w:author="Vanessa Delgado Saltos" w:date="2026-06-04T05:19:00Z" w16du:dateUtc="2026-06-04T10:19:00Z">
            <w:rPr/>
          </w:rPrChange>
        </w:rPr>
        <w:pPrChange w:id="1719"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20" w:author="Vanessa Delgado Saltos" w:date="2026-06-04T05:19:00Z" w16du:dateUtc="2026-06-04T10:19:00Z">
            <w:rPr/>
          </w:rPrChange>
        </w:rPr>
        <w:t>Gestión de clientes.</w:t>
      </w:r>
    </w:p>
    <w:p w14:paraId="0AC762F1" w14:textId="77777777" w:rsidR="000036DD" w:rsidRPr="0079121A" w:rsidRDefault="000036DD" w:rsidP="00ED2B0F">
      <w:pPr>
        <w:numPr>
          <w:ilvl w:val="0"/>
          <w:numId w:val="30"/>
        </w:numPr>
        <w:jc w:val="both"/>
        <w:rPr>
          <w:rFonts w:ascii="Times New Roman" w:hAnsi="Times New Roman" w:cs="Times New Roman"/>
          <w:sz w:val="24"/>
          <w:szCs w:val="24"/>
          <w:rPrChange w:id="1721" w:author="Vanessa Delgado Saltos" w:date="2026-06-04T05:19:00Z" w16du:dateUtc="2026-06-04T10:19:00Z">
            <w:rPr/>
          </w:rPrChange>
        </w:rPr>
        <w:pPrChange w:id="1722"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23" w:author="Vanessa Delgado Saltos" w:date="2026-06-04T05:19:00Z" w16du:dateUtc="2026-06-04T10:19:00Z">
            <w:rPr/>
          </w:rPrChange>
        </w:rPr>
        <w:t>Gestión de órdenes de servicio.</w:t>
      </w:r>
    </w:p>
    <w:p w14:paraId="1E2B6556" w14:textId="77777777" w:rsidR="000036DD" w:rsidRPr="0079121A" w:rsidRDefault="000036DD" w:rsidP="00ED2B0F">
      <w:pPr>
        <w:numPr>
          <w:ilvl w:val="0"/>
          <w:numId w:val="30"/>
        </w:numPr>
        <w:jc w:val="both"/>
        <w:rPr>
          <w:rFonts w:ascii="Times New Roman" w:hAnsi="Times New Roman" w:cs="Times New Roman"/>
          <w:sz w:val="24"/>
          <w:szCs w:val="24"/>
          <w:rPrChange w:id="1724" w:author="Vanessa Delgado Saltos" w:date="2026-06-04T05:19:00Z" w16du:dateUtc="2026-06-04T10:19:00Z">
            <w:rPr/>
          </w:rPrChange>
        </w:rPr>
        <w:pPrChange w:id="1725"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26" w:author="Vanessa Delgado Saltos" w:date="2026-06-04T05:19:00Z" w16du:dateUtc="2026-06-04T10:19:00Z">
            <w:rPr/>
          </w:rPrChange>
        </w:rPr>
        <w:t>Seguimiento del proceso de lavado.</w:t>
      </w:r>
    </w:p>
    <w:p w14:paraId="01DB470C" w14:textId="77777777" w:rsidR="000036DD" w:rsidRPr="0079121A" w:rsidRDefault="000036DD" w:rsidP="00ED2B0F">
      <w:pPr>
        <w:numPr>
          <w:ilvl w:val="0"/>
          <w:numId w:val="30"/>
        </w:numPr>
        <w:jc w:val="both"/>
        <w:rPr>
          <w:rFonts w:ascii="Times New Roman" w:hAnsi="Times New Roman" w:cs="Times New Roman"/>
          <w:sz w:val="24"/>
          <w:szCs w:val="24"/>
          <w:rPrChange w:id="1727" w:author="Vanessa Delgado Saltos" w:date="2026-06-04T05:19:00Z" w16du:dateUtc="2026-06-04T10:19:00Z">
            <w:rPr/>
          </w:rPrChange>
        </w:rPr>
        <w:pPrChange w:id="1728"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29" w:author="Vanessa Delgado Saltos" w:date="2026-06-04T05:19:00Z" w16du:dateUtc="2026-06-04T10:19:00Z">
            <w:rPr/>
          </w:rPrChange>
        </w:rPr>
        <w:t>Gestión de servicios y tarifas.</w:t>
      </w:r>
    </w:p>
    <w:p w14:paraId="544150AE" w14:textId="77777777" w:rsidR="000036DD" w:rsidRPr="0079121A" w:rsidRDefault="000036DD" w:rsidP="00ED2B0F">
      <w:pPr>
        <w:numPr>
          <w:ilvl w:val="0"/>
          <w:numId w:val="30"/>
        </w:numPr>
        <w:jc w:val="both"/>
        <w:rPr>
          <w:rFonts w:ascii="Times New Roman" w:hAnsi="Times New Roman" w:cs="Times New Roman"/>
          <w:sz w:val="24"/>
          <w:szCs w:val="24"/>
          <w:rPrChange w:id="1730" w:author="Vanessa Delgado Saltos" w:date="2026-06-04T05:19:00Z" w16du:dateUtc="2026-06-04T10:19:00Z">
            <w:rPr/>
          </w:rPrChange>
        </w:rPr>
        <w:pPrChange w:id="1731"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32" w:author="Vanessa Delgado Saltos" w:date="2026-06-04T05:19:00Z" w16du:dateUtc="2026-06-04T10:19:00Z">
            <w:rPr/>
          </w:rPrChange>
        </w:rPr>
        <w:t>Gestión de pagos.</w:t>
      </w:r>
    </w:p>
    <w:p w14:paraId="68C0FB54" w14:textId="77777777" w:rsidR="000036DD" w:rsidRPr="0079121A" w:rsidRDefault="000036DD" w:rsidP="00ED2B0F">
      <w:pPr>
        <w:numPr>
          <w:ilvl w:val="0"/>
          <w:numId w:val="30"/>
        </w:numPr>
        <w:jc w:val="both"/>
        <w:rPr>
          <w:rFonts w:ascii="Times New Roman" w:hAnsi="Times New Roman" w:cs="Times New Roman"/>
          <w:sz w:val="24"/>
          <w:szCs w:val="24"/>
          <w:rPrChange w:id="1733" w:author="Vanessa Delgado Saltos" w:date="2026-06-04T05:19:00Z" w16du:dateUtc="2026-06-04T10:19:00Z">
            <w:rPr/>
          </w:rPrChange>
        </w:rPr>
        <w:pPrChange w:id="1734"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35" w:author="Vanessa Delgado Saltos" w:date="2026-06-04T05:19:00Z" w16du:dateUtc="2026-06-04T10:19:00Z">
            <w:rPr/>
          </w:rPrChange>
        </w:rPr>
        <w:t>Reportes y consultas.</w:t>
      </w:r>
    </w:p>
    <w:p w14:paraId="4E76A75F" w14:textId="77777777" w:rsidR="000036DD" w:rsidRPr="0079121A" w:rsidRDefault="000036DD" w:rsidP="00ED2B0F">
      <w:pPr>
        <w:numPr>
          <w:ilvl w:val="0"/>
          <w:numId w:val="30"/>
        </w:numPr>
        <w:jc w:val="both"/>
        <w:rPr>
          <w:ins w:id="1736" w:author="Vanessa Delgado Saltos" w:date="2026-06-03T05:28:00Z" w16du:dateUtc="2026-06-03T10:28:00Z"/>
          <w:rFonts w:ascii="Times New Roman" w:hAnsi="Times New Roman" w:cs="Times New Roman"/>
          <w:sz w:val="24"/>
          <w:szCs w:val="24"/>
          <w:rPrChange w:id="1737" w:author="Vanessa Delgado Saltos" w:date="2026-06-04T05:19:00Z" w16du:dateUtc="2026-06-04T10:19:00Z">
            <w:rPr>
              <w:ins w:id="1738" w:author="Vanessa Delgado Saltos" w:date="2026-06-03T05:28:00Z" w16du:dateUtc="2026-06-03T10:28:00Z"/>
            </w:rPr>
          </w:rPrChange>
        </w:rPr>
        <w:pPrChange w:id="1739" w:author="Vanessa Delgado Saltos" w:date="2026-06-04T05:28:00Z" w16du:dateUtc="2026-06-04T10:28:00Z">
          <w:pPr>
            <w:numPr>
              <w:numId w:val="30"/>
            </w:numPr>
            <w:tabs>
              <w:tab w:val="num" w:pos="720"/>
            </w:tabs>
            <w:ind w:left="720" w:hanging="360"/>
          </w:pPr>
        </w:pPrChange>
      </w:pPr>
      <w:r w:rsidRPr="0079121A">
        <w:rPr>
          <w:rFonts w:ascii="Times New Roman" w:hAnsi="Times New Roman" w:cs="Times New Roman"/>
          <w:sz w:val="24"/>
          <w:szCs w:val="24"/>
          <w:rPrChange w:id="1740" w:author="Vanessa Delgado Saltos" w:date="2026-06-04T05:19:00Z" w16du:dateUtc="2026-06-04T10:19:00Z">
            <w:rPr/>
          </w:rPrChange>
        </w:rPr>
        <w:t>Administración y seguridad.</w:t>
      </w:r>
    </w:p>
    <w:p w14:paraId="2DCE2133" w14:textId="77777777" w:rsidR="000036DD" w:rsidRPr="0079121A" w:rsidRDefault="000036DD" w:rsidP="00ED2B0F">
      <w:pPr>
        <w:jc w:val="both"/>
        <w:rPr>
          <w:ins w:id="1741" w:author="Vanessa Delgado Saltos" w:date="2026-06-04T05:16:00Z" w16du:dateUtc="2026-06-04T10:16:00Z"/>
          <w:rFonts w:ascii="Times New Roman" w:hAnsi="Times New Roman" w:cs="Times New Roman"/>
          <w:sz w:val="24"/>
          <w:szCs w:val="24"/>
          <w:rPrChange w:id="1742" w:author="Vanessa Delgado Saltos" w:date="2026-06-04T05:19:00Z" w16du:dateUtc="2026-06-04T10:19:00Z">
            <w:rPr>
              <w:ins w:id="1743" w:author="Vanessa Delgado Saltos" w:date="2026-06-04T05:16:00Z" w16du:dateUtc="2026-06-04T10:16:00Z"/>
            </w:rPr>
          </w:rPrChange>
        </w:rPr>
        <w:pPrChange w:id="1744" w:author="Vanessa Delgado Saltos" w:date="2026-06-04T05:28:00Z" w16du:dateUtc="2026-06-04T10:28:00Z">
          <w:pPr/>
        </w:pPrChange>
      </w:pPr>
    </w:p>
    <w:p w14:paraId="0BFAF60D" w14:textId="06334FDD" w:rsidR="0079121A" w:rsidRPr="0079121A" w:rsidRDefault="0079121A" w:rsidP="00ED2B0F">
      <w:pPr>
        <w:jc w:val="both"/>
        <w:rPr>
          <w:ins w:id="1745" w:author="Vanessa Delgado Saltos" w:date="2026-06-03T05:28:00Z" w16du:dateUtc="2026-06-03T10:28:00Z"/>
          <w:rFonts w:ascii="Times New Roman" w:hAnsi="Times New Roman" w:cs="Times New Roman"/>
          <w:sz w:val="24"/>
          <w:szCs w:val="24"/>
          <w:rPrChange w:id="1746" w:author="Vanessa Delgado Saltos" w:date="2026-06-04T05:19:00Z" w16du:dateUtc="2026-06-04T10:19:00Z">
            <w:rPr>
              <w:ins w:id="1747" w:author="Vanessa Delgado Saltos" w:date="2026-06-03T05:28:00Z" w16du:dateUtc="2026-06-03T10:28:00Z"/>
            </w:rPr>
          </w:rPrChange>
        </w:rPr>
        <w:pPrChange w:id="1748" w:author="Vanessa Delgado Saltos" w:date="2026-06-04T05:28:00Z" w16du:dateUtc="2026-06-04T10:28:00Z">
          <w:pPr>
            <w:ind w:left="720"/>
          </w:pPr>
        </w:pPrChange>
      </w:pPr>
      <w:ins w:id="1749" w:author="Vanessa Delgado Saltos" w:date="2026-06-04T05:17:00Z" w16du:dateUtc="2026-06-04T10:17:00Z">
        <w:r w:rsidRPr="0079121A">
          <w:rPr>
            <w:rFonts w:ascii="Times New Roman" w:hAnsi="Times New Roman" w:cs="Times New Roman"/>
            <w:sz w:val="24"/>
            <w:szCs w:val="24"/>
            <w:rPrChange w:id="1750" w:author="Vanessa Delgado Saltos" w:date="2026-06-04T05:19:00Z" w16du:dateUtc="2026-06-04T10:19:00Z">
              <w:rPr/>
            </w:rPrChange>
          </w:rPr>
          <w:t>Para cumplir específicamente con el requisito funcional de seguimiento de órdenes en tiempo real, la arquitectura tradicional Modelo-Vista-Plantilla (MVT) de Django será potenciada con la integración de la biblioteca HTMX. Esta tecnología permitirá realizar peticiones asíncronas (AJAX) para actualizar dinámicamente partes específicas de la interfaz (el DOM) cada vez que un pedido cambie de estado, evitando así la recarga completa de la página</w:t>
        </w:r>
      </w:ins>
    </w:p>
    <w:p w14:paraId="69AC0D35" w14:textId="77777777" w:rsidR="000036DD" w:rsidRPr="0079121A" w:rsidRDefault="000036DD" w:rsidP="00ED2B0F">
      <w:pPr>
        <w:ind w:left="720"/>
        <w:jc w:val="both"/>
        <w:rPr>
          <w:rFonts w:ascii="Times New Roman" w:hAnsi="Times New Roman" w:cs="Times New Roman"/>
          <w:sz w:val="24"/>
          <w:szCs w:val="24"/>
          <w:rPrChange w:id="1751" w:author="Vanessa Delgado Saltos" w:date="2026-06-04T05:19:00Z" w16du:dateUtc="2026-06-04T10:19:00Z">
            <w:rPr/>
          </w:rPrChange>
        </w:rPr>
        <w:pPrChange w:id="1752" w:author="Vanessa Delgado Saltos" w:date="2026-06-04T05:28:00Z" w16du:dateUtc="2026-06-04T10:28:00Z">
          <w:pPr>
            <w:numPr>
              <w:numId w:val="30"/>
            </w:numPr>
            <w:tabs>
              <w:tab w:val="num" w:pos="720"/>
            </w:tabs>
            <w:ind w:left="720" w:hanging="360"/>
          </w:pPr>
        </w:pPrChange>
      </w:pPr>
    </w:p>
    <w:p w14:paraId="38FFC9E5" w14:textId="7607EF69" w:rsidR="000036DD" w:rsidRPr="00ED2B0F" w:rsidRDefault="000036DD" w:rsidP="00ED2B0F">
      <w:pPr>
        <w:pStyle w:val="Ttulo1"/>
        <w:pPrChange w:id="1753" w:author="Vanessa Delgado Saltos" w:date="2026-06-04T05:33:00Z" w16du:dateUtc="2026-06-04T10:33:00Z">
          <w:pPr/>
        </w:pPrChange>
      </w:pPr>
      <w:del w:id="1754" w:author="Vanessa Delgado Saltos" w:date="2026-06-04T05:31:00Z" w16du:dateUtc="2026-06-04T10:31:00Z">
        <w:r w:rsidRPr="00ED2B0F" w:rsidDel="00ED2B0F">
          <w:delText>7</w:delText>
        </w:r>
      </w:del>
      <w:bookmarkStart w:id="1755" w:name="_Toc231443957"/>
      <w:ins w:id="1756" w:author="Vanessa Delgado Saltos" w:date="2026-06-04T05:31:00Z" w16du:dateUtc="2026-06-04T10:31:00Z">
        <w:r w:rsidR="00ED2B0F">
          <w:t>6</w:t>
        </w:r>
      </w:ins>
      <w:r w:rsidRPr="00ED2B0F">
        <w:t>.4 Base de Datos</w:t>
      </w:r>
      <w:bookmarkEnd w:id="1755"/>
    </w:p>
    <w:p w14:paraId="7B996343" w14:textId="77777777" w:rsidR="0079121A" w:rsidRPr="0079121A" w:rsidRDefault="0079121A" w:rsidP="00ED2B0F">
      <w:pPr>
        <w:jc w:val="both"/>
        <w:rPr>
          <w:ins w:id="1757" w:author="Vanessa Delgado Saltos" w:date="2026-06-04T05:18:00Z"/>
          <w:rFonts w:ascii="Times New Roman" w:hAnsi="Times New Roman" w:cs="Times New Roman"/>
          <w:sz w:val="24"/>
          <w:szCs w:val="24"/>
          <w:rPrChange w:id="1758" w:author="Vanessa Delgado Saltos" w:date="2026-06-04T05:19:00Z" w16du:dateUtc="2026-06-04T10:19:00Z">
            <w:rPr>
              <w:ins w:id="1759" w:author="Vanessa Delgado Saltos" w:date="2026-06-04T05:18:00Z"/>
            </w:rPr>
          </w:rPrChange>
        </w:rPr>
        <w:pPrChange w:id="1760" w:author="Vanessa Delgado Saltos" w:date="2026-06-04T05:28:00Z" w16du:dateUtc="2026-06-04T10:28:00Z">
          <w:pPr/>
        </w:pPrChange>
      </w:pPr>
      <w:ins w:id="1761" w:author="Vanessa Delgado Saltos" w:date="2026-06-04T05:18:00Z">
        <w:r w:rsidRPr="0079121A">
          <w:rPr>
            <w:rFonts w:ascii="Times New Roman" w:hAnsi="Times New Roman" w:cs="Times New Roman"/>
            <w:sz w:val="24"/>
            <w:szCs w:val="24"/>
            <w:rPrChange w:id="1762" w:author="Vanessa Delgado Saltos" w:date="2026-06-04T05:19:00Z" w16du:dateUtc="2026-06-04T10:19:00Z">
              <w:rPr/>
            </w:rPrChange>
          </w:rPr>
          <w:t xml:space="preserve">La información del sistema será almacenada en una base de datos relacional </w:t>
        </w:r>
        <w:r w:rsidRPr="0079121A">
          <w:rPr>
            <w:rFonts w:ascii="Times New Roman" w:hAnsi="Times New Roman" w:cs="Times New Roman"/>
            <w:b/>
            <w:bCs/>
            <w:sz w:val="24"/>
            <w:szCs w:val="24"/>
            <w:rPrChange w:id="1763" w:author="Vanessa Delgado Saltos" w:date="2026-06-04T05:19:00Z" w16du:dateUtc="2026-06-04T10:19:00Z">
              <w:rPr>
                <w:b/>
                <w:bCs/>
              </w:rPr>
            </w:rPrChange>
          </w:rPr>
          <w:t>MySQL</w:t>
        </w:r>
        <w:r w:rsidRPr="0079121A">
          <w:rPr>
            <w:rFonts w:ascii="Times New Roman" w:hAnsi="Times New Roman" w:cs="Times New Roman"/>
            <w:sz w:val="24"/>
            <w:szCs w:val="24"/>
            <w:rPrChange w:id="1764" w:author="Vanessa Delgado Saltos" w:date="2026-06-04T05:19:00Z" w16du:dateUtc="2026-06-04T10:19:00Z">
              <w:rPr/>
            </w:rPrChange>
          </w:rPr>
          <w:t>, debido a que es una herramienta ampliamente utilizada en el desarrollo de aplicaciones web, fácil de administrar y adecuada para gestionar la información del sistema de manera eficiente.</w:t>
        </w:r>
      </w:ins>
    </w:p>
    <w:p w14:paraId="4681FE65" w14:textId="77777777" w:rsidR="0079121A" w:rsidRPr="0079121A" w:rsidRDefault="0079121A" w:rsidP="00ED2B0F">
      <w:pPr>
        <w:jc w:val="both"/>
        <w:rPr>
          <w:ins w:id="1765" w:author="Vanessa Delgado Saltos" w:date="2026-06-04T05:18:00Z"/>
          <w:rFonts w:ascii="Times New Roman" w:hAnsi="Times New Roman" w:cs="Times New Roman"/>
          <w:sz w:val="24"/>
          <w:szCs w:val="24"/>
          <w:rPrChange w:id="1766" w:author="Vanessa Delgado Saltos" w:date="2026-06-04T05:19:00Z" w16du:dateUtc="2026-06-04T10:19:00Z">
            <w:rPr>
              <w:ins w:id="1767" w:author="Vanessa Delgado Saltos" w:date="2026-06-04T05:18:00Z"/>
            </w:rPr>
          </w:rPrChange>
        </w:rPr>
        <w:pPrChange w:id="1768" w:author="Vanessa Delgado Saltos" w:date="2026-06-04T05:28:00Z" w16du:dateUtc="2026-06-04T10:28:00Z">
          <w:pPr/>
        </w:pPrChange>
      </w:pPr>
      <w:ins w:id="1769" w:author="Vanessa Delgado Saltos" w:date="2026-06-04T05:18:00Z">
        <w:r w:rsidRPr="0079121A">
          <w:rPr>
            <w:rFonts w:ascii="Times New Roman" w:hAnsi="Times New Roman" w:cs="Times New Roman"/>
            <w:sz w:val="24"/>
            <w:szCs w:val="24"/>
            <w:rPrChange w:id="1770" w:author="Vanessa Delgado Saltos" w:date="2026-06-04T05:19:00Z" w16du:dateUtc="2026-06-04T10:19:00Z">
              <w:rPr/>
            </w:rPrChange>
          </w:rPr>
          <w:t>La base de datos permitirá almacenar y organizar la información relacionada con los clientes, órdenes de servicio, prendas, servicios, pagos, promociones y usuarios, facilitando el acceso y la gestión de los datos necesarios para las operaciones diarias de la lavandería.</w:t>
        </w:r>
      </w:ins>
    </w:p>
    <w:p w14:paraId="47F11CA0" w14:textId="39A4CE6D" w:rsidR="000036DD" w:rsidRPr="00ED2B0F" w:rsidDel="0079121A" w:rsidRDefault="000036DD" w:rsidP="00ED2B0F">
      <w:pPr>
        <w:pStyle w:val="Ttulo1"/>
        <w:rPr>
          <w:del w:id="1771" w:author="Vanessa Delgado Saltos" w:date="2026-06-04T05:18:00Z" w16du:dateUtc="2026-06-04T10:18:00Z"/>
        </w:rPr>
        <w:pPrChange w:id="1772" w:author="Vanessa Delgado Saltos" w:date="2026-06-04T05:33:00Z" w16du:dateUtc="2026-06-04T10:33:00Z">
          <w:pPr/>
        </w:pPrChange>
      </w:pPr>
      <w:del w:id="1773" w:author="Vanessa Delgado Saltos" w:date="2026-06-04T05:18:00Z" w16du:dateUtc="2026-06-04T10:18:00Z">
        <w:r w:rsidRPr="00ED2B0F" w:rsidDel="0079121A">
          <w:delText xml:space="preserve">La información del sistema será almacenada en una base de datos relacional </w:delText>
        </w:r>
        <w:r w:rsidRPr="00ED2B0F" w:rsidDel="0079121A">
          <w:rPr>
            <w:bCs/>
          </w:rPr>
          <w:delText>PostgreSQL</w:delText>
        </w:r>
        <w:r w:rsidRPr="00ED2B0F" w:rsidDel="0079121A">
          <w:delText>, seleccionada por su estabilidad, seguridad y capacidad para manejar grandes volúmenes de información de manera eficiente.</w:delText>
        </w:r>
      </w:del>
    </w:p>
    <w:p w14:paraId="07E3F614" w14:textId="6A7B07DE" w:rsidR="000036DD" w:rsidRPr="00ED2B0F" w:rsidDel="0079121A" w:rsidRDefault="000036DD" w:rsidP="00ED2B0F">
      <w:pPr>
        <w:pStyle w:val="Ttulo1"/>
        <w:rPr>
          <w:del w:id="1774" w:author="Vanessa Delgado Saltos" w:date="2026-06-04T05:18:00Z" w16du:dateUtc="2026-06-04T10:18:00Z"/>
        </w:rPr>
        <w:pPrChange w:id="1775" w:author="Vanessa Delgado Saltos" w:date="2026-06-04T05:33:00Z" w16du:dateUtc="2026-06-04T10:33:00Z">
          <w:pPr/>
        </w:pPrChange>
      </w:pPr>
      <w:del w:id="1776" w:author="Vanessa Delgado Saltos" w:date="2026-06-04T05:18:00Z" w16du:dateUtc="2026-06-04T10:18:00Z">
        <w:r w:rsidRPr="00ED2B0F" w:rsidDel="0079121A">
          <w:delText>La base de datos permitirá almacenar y gestionar información relacionada con clientes, órdenes de servicio, prendas, pagos, usuarios, servicios y reportes.</w:delText>
        </w:r>
      </w:del>
    </w:p>
    <w:p w14:paraId="4F640979" w14:textId="3717B067" w:rsidR="000036DD" w:rsidRPr="00ED2B0F" w:rsidRDefault="000036DD" w:rsidP="00ED2B0F">
      <w:pPr>
        <w:pStyle w:val="Ttulo1"/>
        <w:rPr>
          <w:bCs/>
        </w:rPr>
        <w:pPrChange w:id="1777" w:author="Vanessa Delgado Saltos" w:date="2026-06-04T05:33:00Z" w16du:dateUtc="2026-06-04T10:33:00Z">
          <w:pPr/>
        </w:pPrChange>
      </w:pPr>
      <w:del w:id="1778" w:author="Vanessa Delgado Saltos" w:date="2026-06-04T05:31:00Z" w16du:dateUtc="2026-06-04T10:31:00Z">
        <w:r w:rsidRPr="00ED2B0F" w:rsidDel="00ED2B0F">
          <w:rPr>
            <w:bCs/>
          </w:rPr>
          <w:delText>7</w:delText>
        </w:r>
      </w:del>
      <w:bookmarkStart w:id="1779" w:name="_Toc231443958"/>
      <w:ins w:id="1780" w:author="Vanessa Delgado Saltos" w:date="2026-06-04T05:31:00Z" w16du:dateUtc="2026-06-04T10:31:00Z">
        <w:r w:rsidR="00ED2B0F">
          <w:t>6</w:t>
        </w:r>
      </w:ins>
      <w:r w:rsidRPr="00ED2B0F">
        <w:rPr>
          <w:bCs/>
        </w:rPr>
        <w:t>.5 Entorno de Ejecución</w:t>
      </w:r>
      <w:bookmarkEnd w:id="1779"/>
    </w:p>
    <w:p w14:paraId="4BCC473D" w14:textId="77777777" w:rsidR="000036DD" w:rsidRPr="0079121A" w:rsidRDefault="000036DD" w:rsidP="00ED2B0F">
      <w:pPr>
        <w:jc w:val="both"/>
        <w:rPr>
          <w:rFonts w:ascii="Times New Roman" w:hAnsi="Times New Roman" w:cs="Times New Roman"/>
          <w:sz w:val="24"/>
          <w:szCs w:val="24"/>
          <w:rPrChange w:id="1781" w:author="Vanessa Delgado Saltos" w:date="2026-06-04T05:19:00Z" w16du:dateUtc="2026-06-04T10:19:00Z">
            <w:rPr/>
          </w:rPrChange>
        </w:rPr>
        <w:pPrChange w:id="1782" w:author="Vanessa Delgado Saltos" w:date="2026-06-04T05:28:00Z" w16du:dateUtc="2026-06-04T10:28:00Z">
          <w:pPr/>
        </w:pPrChange>
      </w:pPr>
      <w:r w:rsidRPr="0079121A">
        <w:rPr>
          <w:rFonts w:ascii="Times New Roman" w:hAnsi="Times New Roman" w:cs="Times New Roman"/>
          <w:sz w:val="24"/>
          <w:szCs w:val="24"/>
          <w:rPrChange w:id="1783" w:author="Vanessa Delgado Saltos" w:date="2026-06-04T05:19:00Z" w16du:dateUtc="2026-06-04T10:19:00Z">
            <w:rPr/>
          </w:rPrChange>
        </w:rPr>
        <w:t>El sistema será una aplicación web accesible mediante navegadores modernos, permitiendo a los empleados de la lavandería acceder a las funcionalidades desde equipos de escritorio conectados a la red del negocio.</w:t>
      </w:r>
    </w:p>
    <w:p w14:paraId="7199ED8E" w14:textId="77777777" w:rsidR="00477126" w:rsidRPr="0079121A" w:rsidRDefault="00477126" w:rsidP="00ED2B0F">
      <w:pPr>
        <w:jc w:val="both"/>
        <w:rPr>
          <w:rFonts w:ascii="Times New Roman" w:hAnsi="Times New Roman" w:cs="Times New Roman"/>
          <w:sz w:val="24"/>
          <w:szCs w:val="24"/>
          <w:rPrChange w:id="1784" w:author="Vanessa Delgado Saltos" w:date="2026-06-04T05:19:00Z" w16du:dateUtc="2026-06-04T10:19:00Z">
            <w:rPr/>
          </w:rPrChange>
        </w:rPr>
        <w:pPrChange w:id="1785" w:author="Vanessa Delgado Saltos" w:date="2026-06-04T05:28:00Z" w16du:dateUtc="2026-06-04T10:28:00Z">
          <w:pPr/>
        </w:pPrChange>
      </w:pPr>
    </w:p>
    <w:p w14:paraId="31D846ED" w14:textId="77777777" w:rsidR="00477126" w:rsidRPr="0079121A" w:rsidDel="00CC56ED" w:rsidRDefault="00477126" w:rsidP="00ED2B0F">
      <w:pPr>
        <w:jc w:val="both"/>
        <w:rPr>
          <w:del w:id="1786" w:author="Vanessa Delgado Saltos" w:date="2026-06-04T05:41:00Z" w16du:dateUtc="2026-06-04T10:41:00Z"/>
          <w:rFonts w:ascii="Times New Roman" w:hAnsi="Times New Roman" w:cs="Times New Roman"/>
          <w:sz w:val="24"/>
          <w:szCs w:val="24"/>
          <w:rPrChange w:id="1787" w:author="Vanessa Delgado Saltos" w:date="2026-06-04T05:19:00Z" w16du:dateUtc="2026-06-04T10:19:00Z">
            <w:rPr>
              <w:del w:id="1788" w:author="Vanessa Delgado Saltos" w:date="2026-06-04T05:41:00Z" w16du:dateUtc="2026-06-04T10:41:00Z"/>
            </w:rPr>
          </w:rPrChange>
        </w:rPr>
        <w:pPrChange w:id="1789" w:author="Vanessa Delgado Saltos" w:date="2026-06-04T05:28:00Z" w16du:dateUtc="2026-06-04T10:28:00Z">
          <w:pPr/>
        </w:pPrChange>
      </w:pPr>
    </w:p>
    <w:p w14:paraId="31FF2882" w14:textId="77777777" w:rsidR="00477126" w:rsidRPr="0079121A" w:rsidRDefault="00477126" w:rsidP="00ED2B0F">
      <w:pPr>
        <w:jc w:val="both"/>
        <w:rPr>
          <w:rFonts w:ascii="Times New Roman" w:hAnsi="Times New Roman" w:cs="Times New Roman"/>
          <w:sz w:val="24"/>
          <w:szCs w:val="24"/>
          <w:rPrChange w:id="1790" w:author="Vanessa Delgado Saltos" w:date="2026-06-04T05:19:00Z" w16du:dateUtc="2026-06-04T10:19:00Z">
            <w:rPr/>
          </w:rPrChange>
        </w:rPr>
        <w:pPrChange w:id="1791" w:author="Vanessa Delgado Saltos" w:date="2026-06-04T05:28:00Z" w16du:dateUtc="2026-06-04T10:28:00Z">
          <w:pPr/>
        </w:pPrChange>
      </w:pPr>
    </w:p>
    <w:p w14:paraId="39902646" w14:textId="728BB4BF" w:rsidR="00477126" w:rsidRPr="0079121A" w:rsidDel="00ED2B0F" w:rsidRDefault="00477126" w:rsidP="00ED2B0F">
      <w:pPr>
        <w:jc w:val="both"/>
        <w:rPr>
          <w:del w:id="1792" w:author="Vanessa Delgado Saltos" w:date="2026-06-04T05:31:00Z" w16du:dateUtc="2026-06-04T10:31:00Z"/>
          <w:rFonts w:ascii="Times New Roman" w:hAnsi="Times New Roman" w:cs="Times New Roman"/>
          <w:sz w:val="24"/>
          <w:szCs w:val="24"/>
          <w:rPrChange w:id="1793" w:author="Vanessa Delgado Saltos" w:date="2026-06-04T05:19:00Z" w16du:dateUtc="2026-06-04T10:19:00Z">
            <w:rPr>
              <w:del w:id="1794" w:author="Vanessa Delgado Saltos" w:date="2026-06-04T05:31:00Z" w16du:dateUtc="2026-06-04T10:31:00Z"/>
            </w:rPr>
          </w:rPrChange>
        </w:rPr>
        <w:pPrChange w:id="1795" w:author="Vanessa Delgado Saltos" w:date="2026-06-04T05:28:00Z" w16du:dateUtc="2026-06-04T10:28:00Z">
          <w:pPr/>
        </w:pPrChange>
      </w:pPr>
    </w:p>
    <w:tbl>
      <w:tblPr>
        <w:tblStyle w:val="Tablaconcuadrcula"/>
        <w:tblW w:w="0" w:type="auto"/>
        <w:tblLook w:val="04A0" w:firstRow="1" w:lastRow="0" w:firstColumn="1" w:lastColumn="0" w:noHBand="0" w:noVBand="1"/>
      </w:tblPr>
      <w:tblGrid>
        <w:gridCol w:w="4247"/>
        <w:gridCol w:w="4247"/>
      </w:tblGrid>
      <w:tr w:rsidR="000036DD" w:rsidRPr="0079121A" w:rsidDel="00ED2B0F" w14:paraId="582C3AAC" w14:textId="784D339C" w:rsidTr="000019CD">
        <w:trPr>
          <w:del w:id="1796" w:author="Vanessa Delgado Saltos" w:date="2026-06-04T05:31:00Z" w16du:dateUtc="2026-06-04T10:31:00Z"/>
        </w:trPr>
        <w:tc>
          <w:tcPr>
            <w:tcW w:w="4247" w:type="dxa"/>
            <w:vAlign w:val="center"/>
          </w:tcPr>
          <w:p w14:paraId="44EE9DF9" w14:textId="033A6E98" w:rsidR="000036DD" w:rsidRPr="0079121A" w:rsidDel="00ED2B0F" w:rsidRDefault="000036DD" w:rsidP="00ED2B0F">
            <w:pPr>
              <w:jc w:val="both"/>
              <w:rPr>
                <w:del w:id="1797" w:author="Vanessa Delgado Saltos" w:date="2026-06-04T05:31:00Z" w16du:dateUtc="2026-06-04T10:31:00Z"/>
                <w:rFonts w:ascii="Times New Roman" w:hAnsi="Times New Roman" w:cs="Times New Roman"/>
                <w:sz w:val="24"/>
                <w:szCs w:val="24"/>
                <w:rPrChange w:id="1798" w:author="Vanessa Delgado Saltos" w:date="2026-06-04T05:19:00Z" w16du:dateUtc="2026-06-04T10:19:00Z">
                  <w:rPr>
                    <w:del w:id="1799" w:author="Vanessa Delgado Saltos" w:date="2026-06-04T05:31:00Z" w16du:dateUtc="2026-06-04T10:31:00Z"/>
                  </w:rPr>
                </w:rPrChange>
              </w:rPr>
              <w:pPrChange w:id="1800" w:author="Vanessa Delgado Saltos" w:date="2026-06-04T05:28:00Z" w16du:dateUtc="2026-06-04T10:28:00Z">
                <w:pPr/>
              </w:pPrChange>
            </w:pPr>
            <w:del w:id="1801" w:author="Vanessa Delgado Saltos" w:date="2026-06-04T05:31:00Z" w16du:dateUtc="2026-06-04T10:31:00Z">
              <w:r w:rsidRPr="0079121A" w:rsidDel="00ED2B0F">
                <w:rPr>
                  <w:rFonts w:ascii="Times New Roman" w:hAnsi="Times New Roman" w:cs="Times New Roman"/>
                  <w:b/>
                  <w:bCs/>
                  <w:sz w:val="24"/>
                  <w:szCs w:val="24"/>
                  <w:rPrChange w:id="1802" w:author="Vanessa Delgado Saltos" w:date="2026-06-04T05:19:00Z" w16du:dateUtc="2026-06-04T10:19:00Z">
                    <w:rPr>
                      <w:b/>
                      <w:bCs/>
                    </w:rPr>
                  </w:rPrChange>
                </w:rPr>
                <w:delText>Componente</w:delText>
              </w:r>
            </w:del>
          </w:p>
        </w:tc>
        <w:tc>
          <w:tcPr>
            <w:tcW w:w="4247" w:type="dxa"/>
            <w:vAlign w:val="center"/>
          </w:tcPr>
          <w:p w14:paraId="112F21B1" w14:textId="78A1F552" w:rsidR="000036DD" w:rsidRPr="0079121A" w:rsidDel="00ED2B0F" w:rsidRDefault="000036DD" w:rsidP="00ED2B0F">
            <w:pPr>
              <w:jc w:val="both"/>
              <w:rPr>
                <w:del w:id="1803" w:author="Vanessa Delgado Saltos" w:date="2026-06-04T05:31:00Z" w16du:dateUtc="2026-06-04T10:31:00Z"/>
                <w:rFonts w:ascii="Times New Roman" w:hAnsi="Times New Roman" w:cs="Times New Roman"/>
                <w:sz w:val="24"/>
                <w:szCs w:val="24"/>
                <w:rPrChange w:id="1804" w:author="Vanessa Delgado Saltos" w:date="2026-06-04T05:19:00Z" w16du:dateUtc="2026-06-04T10:19:00Z">
                  <w:rPr>
                    <w:del w:id="1805" w:author="Vanessa Delgado Saltos" w:date="2026-06-04T05:31:00Z" w16du:dateUtc="2026-06-04T10:31:00Z"/>
                  </w:rPr>
                </w:rPrChange>
              </w:rPr>
              <w:pPrChange w:id="1806" w:author="Vanessa Delgado Saltos" w:date="2026-06-04T05:28:00Z" w16du:dateUtc="2026-06-04T10:28:00Z">
                <w:pPr/>
              </w:pPrChange>
            </w:pPr>
            <w:del w:id="1807" w:author="Vanessa Delgado Saltos" w:date="2026-06-04T05:31:00Z" w16du:dateUtc="2026-06-04T10:31:00Z">
              <w:r w:rsidRPr="0079121A" w:rsidDel="00ED2B0F">
                <w:rPr>
                  <w:rFonts w:ascii="Times New Roman" w:hAnsi="Times New Roman" w:cs="Times New Roman"/>
                  <w:b/>
                  <w:bCs/>
                  <w:sz w:val="24"/>
                  <w:szCs w:val="24"/>
                  <w:rPrChange w:id="1808" w:author="Vanessa Delgado Saltos" w:date="2026-06-04T05:19:00Z" w16du:dateUtc="2026-06-04T10:19:00Z">
                    <w:rPr>
                      <w:b/>
                      <w:bCs/>
                    </w:rPr>
                  </w:rPrChange>
                </w:rPr>
                <w:delText>Tecnología</w:delText>
              </w:r>
            </w:del>
          </w:p>
        </w:tc>
      </w:tr>
      <w:tr w:rsidR="000036DD" w:rsidRPr="0079121A" w:rsidDel="00ED2B0F" w14:paraId="3F5B1008" w14:textId="43EC86EA" w:rsidTr="000019CD">
        <w:trPr>
          <w:del w:id="1809" w:author="Vanessa Delgado Saltos" w:date="2026-06-04T05:31:00Z" w16du:dateUtc="2026-06-04T10:31:00Z"/>
        </w:trPr>
        <w:tc>
          <w:tcPr>
            <w:tcW w:w="4247" w:type="dxa"/>
            <w:vAlign w:val="center"/>
          </w:tcPr>
          <w:p w14:paraId="33D3BB3E" w14:textId="5E95C65C" w:rsidR="000036DD" w:rsidRPr="0079121A" w:rsidDel="00ED2B0F" w:rsidRDefault="000036DD" w:rsidP="00ED2B0F">
            <w:pPr>
              <w:jc w:val="both"/>
              <w:rPr>
                <w:del w:id="1810" w:author="Vanessa Delgado Saltos" w:date="2026-06-04T05:31:00Z" w16du:dateUtc="2026-06-04T10:31:00Z"/>
                <w:rFonts w:ascii="Times New Roman" w:hAnsi="Times New Roman" w:cs="Times New Roman"/>
                <w:sz w:val="24"/>
                <w:szCs w:val="24"/>
                <w:rPrChange w:id="1811" w:author="Vanessa Delgado Saltos" w:date="2026-06-04T05:19:00Z" w16du:dateUtc="2026-06-04T10:19:00Z">
                  <w:rPr>
                    <w:del w:id="1812" w:author="Vanessa Delgado Saltos" w:date="2026-06-04T05:31:00Z" w16du:dateUtc="2026-06-04T10:31:00Z"/>
                  </w:rPr>
                </w:rPrChange>
              </w:rPr>
              <w:pPrChange w:id="1813" w:author="Vanessa Delgado Saltos" w:date="2026-06-04T05:28:00Z" w16du:dateUtc="2026-06-04T10:28:00Z">
                <w:pPr/>
              </w:pPrChange>
            </w:pPr>
            <w:del w:id="1814" w:author="Vanessa Delgado Saltos" w:date="2026-06-04T05:31:00Z" w16du:dateUtc="2026-06-04T10:31:00Z">
              <w:r w:rsidRPr="0079121A" w:rsidDel="00ED2B0F">
                <w:rPr>
                  <w:rFonts w:ascii="Times New Roman" w:hAnsi="Times New Roman" w:cs="Times New Roman"/>
                  <w:sz w:val="24"/>
                  <w:szCs w:val="24"/>
                  <w:rPrChange w:id="1815" w:author="Vanessa Delgado Saltos" w:date="2026-06-04T05:19:00Z" w16du:dateUtc="2026-06-04T10:19:00Z">
                    <w:rPr/>
                  </w:rPrChange>
                </w:rPr>
                <w:delText>Lenguaje de programación</w:delText>
              </w:r>
            </w:del>
          </w:p>
        </w:tc>
        <w:tc>
          <w:tcPr>
            <w:tcW w:w="4247" w:type="dxa"/>
            <w:vAlign w:val="center"/>
          </w:tcPr>
          <w:p w14:paraId="5CC2FC6F" w14:textId="7CE6F907" w:rsidR="000036DD" w:rsidRPr="0079121A" w:rsidDel="00ED2B0F" w:rsidRDefault="000036DD" w:rsidP="00ED2B0F">
            <w:pPr>
              <w:jc w:val="both"/>
              <w:rPr>
                <w:del w:id="1816" w:author="Vanessa Delgado Saltos" w:date="2026-06-04T05:31:00Z" w16du:dateUtc="2026-06-04T10:31:00Z"/>
                <w:rFonts w:ascii="Times New Roman" w:hAnsi="Times New Roman" w:cs="Times New Roman"/>
                <w:sz w:val="24"/>
                <w:szCs w:val="24"/>
                <w:rPrChange w:id="1817" w:author="Vanessa Delgado Saltos" w:date="2026-06-04T05:19:00Z" w16du:dateUtc="2026-06-04T10:19:00Z">
                  <w:rPr>
                    <w:del w:id="1818" w:author="Vanessa Delgado Saltos" w:date="2026-06-04T05:31:00Z" w16du:dateUtc="2026-06-04T10:31:00Z"/>
                  </w:rPr>
                </w:rPrChange>
              </w:rPr>
              <w:pPrChange w:id="1819" w:author="Vanessa Delgado Saltos" w:date="2026-06-04T05:28:00Z" w16du:dateUtc="2026-06-04T10:28:00Z">
                <w:pPr/>
              </w:pPrChange>
            </w:pPr>
            <w:del w:id="1820" w:author="Vanessa Delgado Saltos" w:date="2026-06-04T05:31:00Z" w16du:dateUtc="2026-06-04T10:31:00Z">
              <w:r w:rsidRPr="0079121A" w:rsidDel="00ED2B0F">
                <w:rPr>
                  <w:rFonts w:ascii="Times New Roman" w:hAnsi="Times New Roman" w:cs="Times New Roman"/>
                  <w:sz w:val="24"/>
                  <w:szCs w:val="24"/>
                  <w:rPrChange w:id="1821" w:author="Vanessa Delgado Saltos" w:date="2026-06-04T05:19:00Z" w16du:dateUtc="2026-06-04T10:19:00Z">
                    <w:rPr/>
                  </w:rPrChange>
                </w:rPr>
                <w:delText>Python</w:delText>
              </w:r>
            </w:del>
          </w:p>
        </w:tc>
      </w:tr>
      <w:tr w:rsidR="000036DD" w:rsidRPr="0079121A" w:rsidDel="00ED2B0F" w14:paraId="3E4019B6" w14:textId="20FA5F60" w:rsidTr="000019CD">
        <w:trPr>
          <w:del w:id="1822" w:author="Vanessa Delgado Saltos" w:date="2026-06-04T05:31:00Z" w16du:dateUtc="2026-06-04T10:31:00Z"/>
        </w:trPr>
        <w:tc>
          <w:tcPr>
            <w:tcW w:w="4247" w:type="dxa"/>
            <w:vAlign w:val="center"/>
          </w:tcPr>
          <w:p w14:paraId="2382D75A" w14:textId="07CBF94C" w:rsidR="000036DD" w:rsidRPr="0079121A" w:rsidDel="00ED2B0F" w:rsidRDefault="000036DD" w:rsidP="00ED2B0F">
            <w:pPr>
              <w:jc w:val="both"/>
              <w:rPr>
                <w:del w:id="1823" w:author="Vanessa Delgado Saltos" w:date="2026-06-04T05:31:00Z" w16du:dateUtc="2026-06-04T10:31:00Z"/>
                <w:rFonts w:ascii="Times New Roman" w:hAnsi="Times New Roman" w:cs="Times New Roman"/>
                <w:sz w:val="24"/>
                <w:szCs w:val="24"/>
                <w:rPrChange w:id="1824" w:author="Vanessa Delgado Saltos" w:date="2026-06-04T05:19:00Z" w16du:dateUtc="2026-06-04T10:19:00Z">
                  <w:rPr>
                    <w:del w:id="1825" w:author="Vanessa Delgado Saltos" w:date="2026-06-04T05:31:00Z" w16du:dateUtc="2026-06-04T10:31:00Z"/>
                  </w:rPr>
                </w:rPrChange>
              </w:rPr>
              <w:pPrChange w:id="1826" w:author="Vanessa Delgado Saltos" w:date="2026-06-04T05:28:00Z" w16du:dateUtc="2026-06-04T10:28:00Z">
                <w:pPr/>
              </w:pPrChange>
            </w:pPr>
            <w:del w:id="1827" w:author="Vanessa Delgado Saltos" w:date="2026-06-04T05:31:00Z" w16du:dateUtc="2026-06-04T10:31:00Z">
              <w:r w:rsidRPr="0079121A" w:rsidDel="00ED2B0F">
                <w:rPr>
                  <w:rFonts w:ascii="Times New Roman" w:hAnsi="Times New Roman" w:cs="Times New Roman"/>
                  <w:sz w:val="24"/>
                  <w:szCs w:val="24"/>
                  <w:rPrChange w:id="1828" w:author="Vanessa Delgado Saltos" w:date="2026-06-04T05:19:00Z" w16du:dateUtc="2026-06-04T10:19:00Z">
                    <w:rPr/>
                  </w:rPrChange>
                </w:rPr>
                <w:delText>Framework</w:delText>
              </w:r>
            </w:del>
          </w:p>
        </w:tc>
        <w:tc>
          <w:tcPr>
            <w:tcW w:w="4247" w:type="dxa"/>
            <w:vAlign w:val="center"/>
          </w:tcPr>
          <w:p w14:paraId="6D8C665E" w14:textId="05582119" w:rsidR="000036DD" w:rsidRPr="0079121A" w:rsidDel="00ED2B0F" w:rsidRDefault="000036DD" w:rsidP="00ED2B0F">
            <w:pPr>
              <w:jc w:val="both"/>
              <w:rPr>
                <w:del w:id="1829" w:author="Vanessa Delgado Saltos" w:date="2026-06-04T05:31:00Z" w16du:dateUtc="2026-06-04T10:31:00Z"/>
                <w:rFonts w:ascii="Times New Roman" w:hAnsi="Times New Roman" w:cs="Times New Roman"/>
                <w:sz w:val="24"/>
                <w:szCs w:val="24"/>
                <w:rPrChange w:id="1830" w:author="Vanessa Delgado Saltos" w:date="2026-06-04T05:19:00Z" w16du:dateUtc="2026-06-04T10:19:00Z">
                  <w:rPr>
                    <w:del w:id="1831" w:author="Vanessa Delgado Saltos" w:date="2026-06-04T05:31:00Z" w16du:dateUtc="2026-06-04T10:31:00Z"/>
                  </w:rPr>
                </w:rPrChange>
              </w:rPr>
              <w:pPrChange w:id="1832" w:author="Vanessa Delgado Saltos" w:date="2026-06-04T05:28:00Z" w16du:dateUtc="2026-06-04T10:28:00Z">
                <w:pPr/>
              </w:pPrChange>
            </w:pPr>
            <w:del w:id="1833" w:author="Vanessa Delgado Saltos" w:date="2026-06-04T05:31:00Z" w16du:dateUtc="2026-06-04T10:31:00Z">
              <w:r w:rsidRPr="0079121A" w:rsidDel="00ED2B0F">
                <w:rPr>
                  <w:rFonts w:ascii="Times New Roman" w:hAnsi="Times New Roman" w:cs="Times New Roman"/>
                  <w:sz w:val="24"/>
                  <w:szCs w:val="24"/>
                  <w:rPrChange w:id="1834" w:author="Vanessa Delgado Saltos" w:date="2026-06-04T05:19:00Z" w16du:dateUtc="2026-06-04T10:19:00Z">
                    <w:rPr/>
                  </w:rPrChange>
                </w:rPr>
                <w:delText>Django</w:delText>
              </w:r>
            </w:del>
          </w:p>
        </w:tc>
      </w:tr>
      <w:tr w:rsidR="000036DD" w:rsidRPr="0079121A" w:rsidDel="00ED2B0F" w14:paraId="71F42E74" w14:textId="31E659F6" w:rsidTr="000019CD">
        <w:trPr>
          <w:del w:id="1835" w:author="Vanessa Delgado Saltos" w:date="2026-06-04T05:31:00Z" w16du:dateUtc="2026-06-04T10:31:00Z"/>
        </w:trPr>
        <w:tc>
          <w:tcPr>
            <w:tcW w:w="4247" w:type="dxa"/>
            <w:vAlign w:val="center"/>
          </w:tcPr>
          <w:p w14:paraId="3C2734CF" w14:textId="1A1A5EC5" w:rsidR="000036DD" w:rsidRPr="0079121A" w:rsidDel="00ED2B0F" w:rsidRDefault="000036DD" w:rsidP="00ED2B0F">
            <w:pPr>
              <w:jc w:val="both"/>
              <w:rPr>
                <w:del w:id="1836" w:author="Vanessa Delgado Saltos" w:date="2026-06-04T05:31:00Z" w16du:dateUtc="2026-06-04T10:31:00Z"/>
                <w:rFonts w:ascii="Times New Roman" w:hAnsi="Times New Roman" w:cs="Times New Roman"/>
                <w:sz w:val="24"/>
                <w:szCs w:val="24"/>
                <w:rPrChange w:id="1837" w:author="Vanessa Delgado Saltos" w:date="2026-06-04T05:19:00Z" w16du:dateUtc="2026-06-04T10:19:00Z">
                  <w:rPr>
                    <w:del w:id="1838" w:author="Vanessa Delgado Saltos" w:date="2026-06-04T05:31:00Z" w16du:dateUtc="2026-06-04T10:31:00Z"/>
                  </w:rPr>
                </w:rPrChange>
              </w:rPr>
              <w:pPrChange w:id="1839" w:author="Vanessa Delgado Saltos" w:date="2026-06-04T05:28:00Z" w16du:dateUtc="2026-06-04T10:28:00Z">
                <w:pPr/>
              </w:pPrChange>
            </w:pPr>
            <w:del w:id="1840" w:author="Vanessa Delgado Saltos" w:date="2026-06-04T05:31:00Z" w16du:dateUtc="2026-06-04T10:31:00Z">
              <w:r w:rsidRPr="0079121A" w:rsidDel="00ED2B0F">
                <w:rPr>
                  <w:rFonts w:ascii="Times New Roman" w:hAnsi="Times New Roman" w:cs="Times New Roman"/>
                  <w:sz w:val="24"/>
                  <w:szCs w:val="24"/>
                  <w:rPrChange w:id="1841" w:author="Vanessa Delgado Saltos" w:date="2026-06-04T05:19:00Z" w16du:dateUtc="2026-06-04T10:19:00Z">
                    <w:rPr/>
                  </w:rPrChange>
                </w:rPr>
                <w:delText>Arquitectura</w:delText>
              </w:r>
            </w:del>
          </w:p>
        </w:tc>
        <w:tc>
          <w:tcPr>
            <w:tcW w:w="4247" w:type="dxa"/>
            <w:vAlign w:val="center"/>
          </w:tcPr>
          <w:p w14:paraId="4721ACEF" w14:textId="6EB5074F" w:rsidR="000036DD" w:rsidRPr="0079121A" w:rsidDel="00ED2B0F" w:rsidRDefault="000036DD" w:rsidP="00ED2B0F">
            <w:pPr>
              <w:jc w:val="both"/>
              <w:rPr>
                <w:del w:id="1842" w:author="Vanessa Delgado Saltos" w:date="2026-06-04T05:31:00Z" w16du:dateUtc="2026-06-04T10:31:00Z"/>
                <w:rFonts w:ascii="Times New Roman" w:hAnsi="Times New Roman" w:cs="Times New Roman"/>
                <w:sz w:val="24"/>
                <w:szCs w:val="24"/>
                <w:rPrChange w:id="1843" w:author="Vanessa Delgado Saltos" w:date="2026-06-04T05:19:00Z" w16du:dateUtc="2026-06-04T10:19:00Z">
                  <w:rPr>
                    <w:del w:id="1844" w:author="Vanessa Delgado Saltos" w:date="2026-06-04T05:31:00Z" w16du:dateUtc="2026-06-04T10:31:00Z"/>
                  </w:rPr>
                </w:rPrChange>
              </w:rPr>
              <w:pPrChange w:id="1845" w:author="Vanessa Delgado Saltos" w:date="2026-06-04T05:28:00Z" w16du:dateUtc="2026-06-04T10:28:00Z">
                <w:pPr/>
              </w:pPrChange>
            </w:pPr>
            <w:del w:id="1846" w:author="Vanessa Delgado Saltos" w:date="2026-06-04T05:31:00Z" w16du:dateUtc="2026-06-04T10:31:00Z">
              <w:r w:rsidRPr="0079121A" w:rsidDel="00ED2B0F">
                <w:rPr>
                  <w:rFonts w:ascii="Times New Roman" w:hAnsi="Times New Roman" w:cs="Times New Roman"/>
                  <w:sz w:val="24"/>
                  <w:szCs w:val="24"/>
                  <w:rPrChange w:id="1847" w:author="Vanessa Delgado Saltos" w:date="2026-06-04T05:19:00Z" w16du:dateUtc="2026-06-04T10:19:00Z">
                    <w:rPr/>
                  </w:rPrChange>
                </w:rPr>
                <w:delText>MVT</w:delText>
              </w:r>
            </w:del>
          </w:p>
        </w:tc>
      </w:tr>
      <w:tr w:rsidR="000036DD" w:rsidRPr="0079121A" w:rsidDel="00ED2B0F" w14:paraId="7B4B21BF" w14:textId="7DD83F03" w:rsidTr="000019CD">
        <w:trPr>
          <w:del w:id="1848" w:author="Vanessa Delgado Saltos" w:date="2026-06-04T05:31:00Z" w16du:dateUtc="2026-06-04T10:31:00Z"/>
        </w:trPr>
        <w:tc>
          <w:tcPr>
            <w:tcW w:w="4247" w:type="dxa"/>
            <w:vAlign w:val="center"/>
          </w:tcPr>
          <w:p w14:paraId="3FA70BFB" w14:textId="7F32FDB4" w:rsidR="000036DD" w:rsidRPr="0079121A" w:rsidDel="00ED2B0F" w:rsidRDefault="000036DD" w:rsidP="00ED2B0F">
            <w:pPr>
              <w:jc w:val="both"/>
              <w:rPr>
                <w:del w:id="1849" w:author="Vanessa Delgado Saltos" w:date="2026-06-04T05:31:00Z" w16du:dateUtc="2026-06-04T10:31:00Z"/>
                <w:rFonts w:ascii="Times New Roman" w:hAnsi="Times New Roman" w:cs="Times New Roman"/>
                <w:sz w:val="24"/>
                <w:szCs w:val="24"/>
                <w:rPrChange w:id="1850" w:author="Vanessa Delgado Saltos" w:date="2026-06-04T05:19:00Z" w16du:dateUtc="2026-06-04T10:19:00Z">
                  <w:rPr>
                    <w:del w:id="1851" w:author="Vanessa Delgado Saltos" w:date="2026-06-04T05:31:00Z" w16du:dateUtc="2026-06-04T10:31:00Z"/>
                  </w:rPr>
                </w:rPrChange>
              </w:rPr>
              <w:pPrChange w:id="1852" w:author="Vanessa Delgado Saltos" w:date="2026-06-04T05:28:00Z" w16du:dateUtc="2026-06-04T10:28:00Z">
                <w:pPr/>
              </w:pPrChange>
            </w:pPr>
            <w:del w:id="1853" w:author="Vanessa Delgado Saltos" w:date="2026-06-04T05:31:00Z" w16du:dateUtc="2026-06-04T10:31:00Z">
              <w:r w:rsidRPr="0079121A" w:rsidDel="00ED2B0F">
                <w:rPr>
                  <w:rFonts w:ascii="Times New Roman" w:hAnsi="Times New Roman" w:cs="Times New Roman"/>
                  <w:sz w:val="24"/>
                  <w:szCs w:val="24"/>
                  <w:rPrChange w:id="1854" w:author="Vanessa Delgado Saltos" w:date="2026-06-04T05:19:00Z" w16du:dateUtc="2026-06-04T10:19:00Z">
                    <w:rPr/>
                  </w:rPrChange>
                </w:rPr>
                <w:delText>Base de datos</w:delText>
              </w:r>
            </w:del>
          </w:p>
        </w:tc>
        <w:tc>
          <w:tcPr>
            <w:tcW w:w="4247" w:type="dxa"/>
            <w:vAlign w:val="center"/>
          </w:tcPr>
          <w:p w14:paraId="06836F22" w14:textId="2BE15074" w:rsidR="000036DD" w:rsidRPr="0079121A" w:rsidDel="00ED2B0F" w:rsidRDefault="000036DD" w:rsidP="00ED2B0F">
            <w:pPr>
              <w:jc w:val="both"/>
              <w:rPr>
                <w:del w:id="1855" w:author="Vanessa Delgado Saltos" w:date="2026-06-04T05:31:00Z" w16du:dateUtc="2026-06-04T10:31:00Z"/>
                <w:rFonts w:ascii="Times New Roman" w:hAnsi="Times New Roman" w:cs="Times New Roman"/>
                <w:sz w:val="24"/>
                <w:szCs w:val="24"/>
                <w:rPrChange w:id="1856" w:author="Vanessa Delgado Saltos" w:date="2026-06-04T05:19:00Z" w16du:dateUtc="2026-06-04T10:19:00Z">
                  <w:rPr>
                    <w:del w:id="1857" w:author="Vanessa Delgado Saltos" w:date="2026-06-04T05:31:00Z" w16du:dateUtc="2026-06-04T10:31:00Z"/>
                  </w:rPr>
                </w:rPrChange>
              </w:rPr>
              <w:pPrChange w:id="1858" w:author="Vanessa Delgado Saltos" w:date="2026-06-04T05:28:00Z" w16du:dateUtc="2026-06-04T10:28:00Z">
                <w:pPr/>
              </w:pPrChange>
            </w:pPr>
            <w:del w:id="1859" w:author="Vanessa Delgado Saltos" w:date="2026-06-04T05:15:00Z" w16du:dateUtc="2026-06-04T10:15:00Z">
              <w:r w:rsidRPr="0079121A" w:rsidDel="0079121A">
                <w:rPr>
                  <w:rFonts w:ascii="Times New Roman" w:hAnsi="Times New Roman" w:cs="Times New Roman"/>
                  <w:sz w:val="24"/>
                  <w:szCs w:val="24"/>
                  <w:rPrChange w:id="1860" w:author="Vanessa Delgado Saltos" w:date="2026-06-04T05:19:00Z" w16du:dateUtc="2026-06-04T10:19:00Z">
                    <w:rPr/>
                  </w:rPrChange>
                </w:rPr>
                <w:delText>PostgreSQL</w:delText>
              </w:r>
            </w:del>
          </w:p>
        </w:tc>
      </w:tr>
      <w:tr w:rsidR="000036DD" w:rsidRPr="0079121A" w:rsidDel="00ED2B0F" w14:paraId="48198D85" w14:textId="1A7823A8" w:rsidTr="000019CD">
        <w:trPr>
          <w:del w:id="1861" w:author="Vanessa Delgado Saltos" w:date="2026-06-04T05:31:00Z" w16du:dateUtc="2026-06-04T10:31:00Z"/>
        </w:trPr>
        <w:tc>
          <w:tcPr>
            <w:tcW w:w="4247" w:type="dxa"/>
            <w:vAlign w:val="center"/>
          </w:tcPr>
          <w:p w14:paraId="0C5A97A6" w14:textId="666FF4F0" w:rsidR="000036DD" w:rsidRPr="0079121A" w:rsidDel="00ED2B0F" w:rsidRDefault="000036DD" w:rsidP="00ED2B0F">
            <w:pPr>
              <w:jc w:val="both"/>
              <w:rPr>
                <w:del w:id="1862" w:author="Vanessa Delgado Saltos" w:date="2026-06-04T05:31:00Z" w16du:dateUtc="2026-06-04T10:31:00Z"/>
                <w:rFonts w:ascii="Times New Roman" w:hAnsi="Times New Roman" w:cs="Times New Roman"/>
                <w:sz w:val="24"/>
                <w:szCs w:val="24"/>
                <w:rPrChange w:id="1863" w:author="Vanessa Delgado Saltos" w:date="2026-06-04T05:19:00Z" w16du:dateUtc="2026-06-04T10:19:00Z">
                  <w:rPr>
                    <w:del w:id="1864" w:author="Vanessa Delgado Saltos" w:date="2026-06-04T05:31:00Z" w16du:dateUtc="2026-06-04T10:31:00Z"/>
                  </w:rPr>
                </w:rPrChange>
              </w:rPr>
              <w:pPrChange w:id="1865" w:author="Vanessa Delgado Saltos" w:date="2026-06-04T05:28:00Z" w16du:dateUtc="2026-06-04T10:28:00Z">
                <w:pPr/>
              </w:pPrChange>
            </w:pPr>
            <w:del w:id="1866" w:author="Vanessa Delgado Saltos" w:date="2026-06-04T05:31:00Z" w16du:dateUtc="2026-06-04T10:31:00Z">
              <w:r w:rsidRPr="0079121A" w:rsidDel="00ED2B0F">
                <w:rPr>
                  <w:rFonts w:ascii="Times New Roman" w:hAnsi="Times New Roman" w:cs="Times New Roman"/>
                  <w:sz w:val="24"/>
                  <w:szCs w:val="24"/>
                  <w:rPrChange w:id="1867" w:author="Vanessa Delgado Saltos" w:date="2026-06-04T05:19:00Z" w16du:dateUtc="2026-06-04T10:19:00Z">
                    <w:rPr/>
                  </w:rPrChange>
                </w:rPr>
                <w:delText>Tipo de aplicación</w:delText>
              </w:r>
            </w:del>
          </w:p>
        </w:tc>
        <w:tc>
          <w:tcPr>
            <w:tcW w:w="4247" w:type="dxa"/>
            <w:vAlign w:val="center"/>
          </w:tcPr>
          <w:p w14:paraId="0A786724" w14:textId="5CF4128A" w:rsidR="000036DD" w:rsidRPr="0079121A" w:rsidDel="00ED2B0F" w:rsidRDefault="000036DD" w:rsidP="00ED2B0F">
            <w:pPr>
              <w:jc w:val="both"/>
              <w:rPr>
                <w:del w:id="1868" w:author="Vanessa Delgado Saltos" w:date="2026-06-04T05:31:00Z" w16du:dateUtc="2026-06-04T10:31:00Z"/>
                <w:rFonts w:ascii="Times New Roman" w:hAnsi="Times New Roman" w:cs="Times New Roman"/>
                <w:sz w:val="24"/>
                <w:szCs w:val="24"/>
                <w:rPrChange w:id="1869" w:author="Vanessa Delgado Saltos" w:date="2026-06-04T05:19:00Z" w16du:dateUtc="2026-06-04T10:19:00Z">
                  <w:rPr>
                    <w:del w:id="1870" w:author="Vanessa Delgado Saltos" w:date="2026-06-04T05:31:00Z" w16du:dateUtc="2026-06-04T10:31:00Z"/>
                  </w:rPr>
                </w:rPrChange>
              </w:rPr>
              <w:pPrChange w:id="1871" w:author="Vanessa Delgado Saltos" w:date="2026-06-04T05:28:00Z" w16du:dateUtc="2026-06-04T10:28:00Z">
                <w:pPr/>
              </w:pPrChange>
            </w:pPr>
            <w:del w:id="1872" w:author="Vanessa Delgado Saltos" w:date="2026-06-04T05:31:00Z" w16du:dateUtc="2026-06-04T10:31:00Z">
              <w:r w:rsidRPr="0079121A" w:rsidDel="00ED2B0F">
                <w:rPr>
                  <w:rFonts w:ascii="Times New Roman" w:hAnsi="Times New Roman" w:cs="Times New Roman"/>
                  <w:sz w:val="24"/>
                  <w:szCs w:val="24"/>
                  <w:rPrChange w:id="1873" w:author="Vanessa Delgado Saltos" w:date="2026-06-04T05:19:00Z" w16du:dateUtc="2026-06-04T10:19:00Z">
                    <w:rPr/>
                  </w:rPrChange>
                </w:rPr>
                <w:delText>Web</w:delText>
              </w:r>
            </w:del>
          </w:p>
        </w:tc>
      </w:tr>
      <w:tr w:rsidR="000036DD" w:rsidRPr="0079121A" w:rsidDel="00ED2B0F" w14:paraId="7A236857" w14:textId="3A3B2272" w:rsidTr="000019CD">
        <w:trPr>
          <w:del w:id="1874" w:author="Vanessa Delgado Saltos" w:date="2026-06-04T05:31:00Z" w16du:dateUtc="2026-06-04T10:31:00Z"/>
        </w:trPr>
        <w:tc>
          <w:tcPr>
            <w:tcW w:w="4247" w:type="dxa"/>
            <w:vAlign w:val="center"/>
          </w:tcPr>
          <w:p w14:paraId="1756FF0F" w14:textId="32101C93" w:rsidR="000036DD" w:rsidRPr="0079121A" w:rsidDel="00ED2B0F" w:rsidRDefault="000036DD" w:rsidP="00ED2B0F">
            <w:pPr>
              <w:jc w:val="both"/>
              <w:rPr>
                <w:del w:id="1875" w:author="Vanessa Delgado Saltos" w:date="2026-06-04T05:31:00Z" w16du:dateUtc="2026-06-04T10:31:00Z"/>
                <w:rFonts w:ascii="Times New Roman" w:hAnsi="Times New Roman" w:cs="Times New Roman"/>
                <w:sz w:val="24"/>
                <w:szCs w:val="24"/>
                <w:rPrChange w:id="1876" w:author="Vanessa Delgado Saltos" w:date="2026-06-04T05:19:00Z" w16du:dateUtc="2026-06-04T10:19:00Z">
                  <w:rPr>
                    <w:del w:id="1877" w:author="Vanessa Delgado Saltos" w:date="2026-06-04T05:31:00Z" w16du:dateUtc="2026-06-04T10:31:00Z"/>
                  </w:rPr>
                </w:rPrChange>
              </w:rPr>
              <w:pPrChange w:id="1878" w:author="Vanessa Delgado Saltos" w:date="2026-06-04T05:28:00Z" w16du:dateUtc="2026-06-04T10:28:00Z">
                <w:pPr/>
              </w:pPrChange>
            </w:pPr>
            <w:del w:id="1879" w:author="Vanessa Delgado Saltos" w:date="2026-06-04T05:31:00Z" w16du:dateUtc="2026-06-04T10:31:00Z">
              <w:r w:rsidRPr="0079121A" w:rsidDel="00ED2B0F">
                <w:rPr>
                  <w:rFonts w:ascii="Times New Roman" w:hAnsi="Times New Roman" w:cs="Times New Roman"/>
                  <w:sz w:val="24"/>
                  <w:szCs w:val="24"/>
                  <w:rPrChange w:id="1880" w:author="Vanessa Delgado Saltos" w:date="2026-06-04T05:19:00Z" w16du:dateUtc="2026-06-04T10:19:00Z">
                    <w:rPr/>
                  </w:rPrChange>
                </w:rPr>
                <w:delText>Frontend</w:delText>
              </w:r>
            </w:del>
          </w:p>
        </w:tc>
        <w:tc>
          <w:tcPr>
            <w:tcW w:w="4247" w:type="dxa"/>
            <w:vAlign w:val="center"/>
          </w:tcPr>
          <w:p w14:paraId="7F83B0D2" w14:textId="3B7CB511" w:rsidR="000036DD" w:rsidRPr="0079121A" w:rsidDel="00ED2B0F" w:rsidRDefault="000036DD" w:rsidP="00ED2B0F">
            <w:pPr>
              <w:jc w:val="both"/>
              <w:rPr>
                <w:del w:id="1881" w:author="Vanessa Delgado Saltos" w:date="2026-06-04T05:31:00Z" w16du:dateUtc="2026-06-04T10:31:00Z"/>
                <w:rFonts w:ascii="Times New Roman" w:hAnsi="Times New Roman" w:cs="Times New Roman"/>
                <w:sz w:val="24"/>
                <w:szCs w:val="24"/>
                <w:rPrChange w:id="1882" w:author="Vanessa Delgado Saltos" w:date="2026-06-04T05:19:00Z" w16du:dateUtc="2026-06-04T10:19:00Z">
                  <w:rPr>
                    <w:del w:id="1883" w:author="Vanessa Delgado Saltos" w:date="2026-06-04T05:31:00Z" w16du:dateUtc="2026-06-04T10:31:00Z"/>
                  </w:rPr>
                </w:rPrChange>
              </w:rPr>
              <w:pPrChange w:id="1884" w:author="Vanessa Delgado Saltos" w:date="2026-06-04T05:28:00Z" w16du:dateUtc="2026-06-04T10:28:00Z">
                <w:pPr/>
              </w:pPrChange>
            </w:pPr>
            <w:del w:id="1885" w:author="Vanessa Delgado Saltos" w:date="2026-06-04T05:31:00Z" w16du:dateUtc="2026-06-04T10:31:00Z">
              <w:r w:rsidRPr="0079121A" w:rsidDel="00ED2B0F">
                <w:rPr>
                  <w:rFonts w:ascii="Times New Roman" w:hAnsi="Times New Roman" w:cs="Times New Roman"/>
                  <w:sz w:val="24"/>
                  <w:szCs w:val="24"/>
                  <w:rPrChange w:id="1886" w:author="Vanessa Delgado Saltos" w:date="2026-06-04T05:19:00Z" w16du:dateUtc="2026-06-04T10:19:00Z">
                    <w:rPr/>
                  </w:rPrChange>
                </w:rPr>
                <w:delText>HTML, CSS, JavaScript</w:delText>
              </w:r>
            </w:del>
          </w:p>
        </w:tc>
      </w:tr>
      <w:tr w:rsidR="000036DD" w:rsidRPr="0079121A" w:rsidDel="00ED2B0F" w14:paraId="520B5F6B" w14:textId="7F201269" w:rsidTr="000019CD">
        <w:trPr>
          <w:del w:id="1887" w:author="Vanessa Delgado Saltos" w:date="2026-06-04T05:31:00Z" w16du:dateUtc="2026-06-04T10:31:00Z"/>
        </w:trPr>
        <w:tc>
          <w:tcPr>
            <w:tcW w:w="4247" w:type="dxa"/>
            <w:vAlign w:val="center"/>
          </w:tcPr>
          <w:p w14:paraId="3B66BBC8" w14:textId="2348E7B0" w:rsidR="000036DD" w:rsidRPr="0079121A" w:rsidDel="00ED2B0F" w:rsidRDefault="000036DD" w:rsidP="00ED2B0F">
            <w:pPr>
              <w:jc w:val="both"/>
              <w:rPr>
                <w:del w:id="1888" w:author="Vanessa Delgado Saltos" w:date="2026-06-04T05:31:00Z" w16du:dateUtc="2026-06-04T10:31:00Z"/>
                <w:rFonts w:ascii="Times New Roman" w:hAnsi="Times New Roman" w:cs="Times New Roman"/>
                <w:sz w:val="24"/>
                <w:szCs w:val="24"/>
                <w:rPrChange w:id="1889" w:author="Vanessa Delgado Saltos" w:date="2026-06-04T05:19:00Z" w16du:dateUtc="2026-06-04T10:19:00Z">
                  <w:rPr>
                    <w:del w:id="1890" w:author="Vanessa Delgado Saltos" w:date="2026-06-04T05:31:00Z" w16du:dateUtc="2026-06-04T10:31:00Z"/>
                  </w:rPr>
                </w:rPrChange>
              </w:rPr>
              <w:pPrChange w:id="1891" w:author="Vanessa Delgado Saltos" w:date="2026-06-04T05:28:00Z" w16du:dateUtc="2026-06-04T10:28:00Z">
                <w:pPr/>
              </w:pPrChange>
            </w:pPr>
            <w:del w:id="1892" w:author="Vanessa Delgado Saltos" w:date="2026-06-04T05:31:00Z" w16du:dateUtc="2026-06-04T10:31:00Z">
              <w:r w:rsidRPr="0079121A" w:rsidDel="00ED2B0F">
                <w:rPr>
                  <w:rFonts w:ascii="Times New Roman" w:hAnsi="Times New Roman" w:cs="Times New Roman"/>
                  <w:sz w:val="24"/>
                  <w:szCs w:val="24"/>
                  <w:rPrChange w:id="1893" w:author="Vanessa Delgado Saltos" w:date="2026-06-04T05:19:00Z" w16du:dateUtc="2026-06-04T10:19:00Z">
                    <w:rPr/>
                  </w:rPrChange>
                </w:rPr>
                <w:delText>Control de versiones</w:delText>
              </w:r>
            </w:del>
          </w:p>
        </w:tc>
        <w:tc>
          <w:tcPr>
            <w:tcW w:w="4247" w:type="dxa"/>
            <w:vAlign w:val="center"/>
          </w:tcPr>
          <w:p w14:paraId="6F3EA9F7" w14:textId="257E7375" w:rsidR="000036DD" w:rsidRPr="0079121A" w:rsidDel="00ED2B0F" w:rsidRDefault="000036DD" w:rsidP="00ED2B0F">
            <w:pPr>
              <w:jc w:val="both"/>
              <w:rPr>
                <w:del w:id="1894" w:author="Vanessa Delgado Saltos" w:date="2026-06-04T05:31:00Z" w16du:dateUtc="2026-06-04T10:31:00Z"/>
                <w:rFonts w:ascii="Times New Roman" w:hAnsi="Times New Roman" w:cs="Times New Roman"/>
                <w:sz w:val="24"/>
                <w:szCs w:val="24"/>
                <w:rPrChange w:id="1895" w:author="Vanessa Delgado Saltos" w:date="2026-06-04T05:19:00Z" w16du:dateUtc="2026-06-04T10:19:00Z">
                  <w:rPr>
                    <w:del w:id="1896" w:author="Vanessa Delgado Saltos" w:date="2026-06-04T05:31:00Z" w16du:dateUtc="2026-06-04T10:31:00Z"/>
                  </w:rPr>
                </w:rPrChange>
              </w:rPr>
              <w:pPrChange w:id="1897" w:author="Vanessa Delgado Saltos" w:date="2026-06-04T05:28:00Z" w16du:dateUtc="2026-06-04T10:28:00Z">
                <w:pPr/>
              </w:pPrChange>
            </w:pPr>
            <w:del w:id="1898" w:author="Vanessa Delgado Saltos" w:date="2026-06-04T05:31:00Z" w16du:dateUtc="2026-06-04T10:31:00Z">
              <w:r w:rsidRPr="0079121A" w:rsidDel="00ED2B0F">
                <w:rPr>
                  <w:rFonts w:ascii="Times New Roman" w:hAnsi="Times New Roman" w:cs="Times New Roman"/>
                  <w:sz w:val="24"/>
                  <w:szCs w:val="24"/>
                  <w:rPrChange w:id="1899" w:author="Vanessa Delgado Saltos" w:date="2026-06-04T05:19:00Z" w16du:dateUtc="2026-06-04T10:19:00Z">
                    <w:rPr/>
                  </w:rPrChange>
                </w:rPr>
                <w:delText>Git</w:delText>
              </w:r>
            </w:del>
          </w:p>
        </w:tc>
      </w:tr>
    </w:tbl>
    <w:p w14:paraId="623EB3A8" w14:textId="3687655C" w:rsidR="00477126" w:rsidRPr="0079121A" w:rsidDel="00ED2B0F" w:rsidRDefault="00CC56ED" w:rsidP="00ED2B0F">
      <w:pPr>
        <w:jc w:val="both"/>
        <w:rPr>
          <w:del w:id="1900" w:author="Vanessa Delgado Saltos" w:date="2026-06-04T05:31:00Z" w16du:dateUtc="2026-06-04T10:31:00Z"/>
          <w:rFonts w:ascii="Times New Roman" w:hAnsi="Times New Roman" w:cs="Times New Roman"/>
          <w:sz w:val="24"/>
          <w:szCs w:val="24"/>
          <w:rPrChange w:id="1901" w:author="Vanessa Delgado Saltos" w:date="2026-06-04T05:19:00Z" w16du:dateUtc="2026-06-04T10:19:00Z">
            <w:rPr>
              <w:del w:id="1902" w:author="Vanessa Delgado Saltos" w:date="2026-06-04T05:31:00Z" w16du:dateUtc="2026-06-04T10:31:00Z"/>
            </w:rPr>
          </w:rPrChange>
        </w:rPr>
        <w:pPrChange w:id="1903" w:author="Vanessa Delgado Saltos" w:date="2026-06-04T05:28:00Z" w16du:dateUtc="2026-06-04T10:28:00Z">
          <w:pPr/>
        </w:pPrChange>
      </w:pPr>
      <w:ins w:id="1904" w:author="Vanessa Delgado Saltos" w:date="2026-06-03T23:02:00Z">
        <w:r w:rsidRPr="0079121A">
          <w:rPr>
            <w:rFonts w:ascii="Times New Roman" w:hAnsi="Times New Roman" w:cs="Times New Roman"/>
            <w:noProof/>
            <w:sz w:val="24"/>
            <w:szCs w:val="24"/>
            <w:rPrChange w:id="1905" w:author="Vanessa Delgado Saltos" w:date="2026-06-04T05:19:00Z" w16du:dateUtc="2026-06-04T10:19:00Z">
              <w:rPr>
                <w:noProof/>
              </w:rPr>
            </w:rPrChange>
          </w:rPr>
          <w:drawing>
            <wp:anchor distT="0" distB="0" distL="114300" distR="114300" simplePos="0" relativeHeight="251658240" behindDoc="0" locked="0" layoutInCell="1" allowOverlap="1" wp14:anchorId="220328AD" wp14:editId="4E2B8171">
              <wp:simplePos x="0" y="0"/>
              <wp:positionH relativeFrom="column">
                <wp:posOffset>-920808</wp:posOffset>
              </wp:positionH>
              <wp:positionV relativeFrom="paragraph">
                <wp:posOffset>515678</wp:posOffset>
              </wp:positionV>
              <wp:extent cx="7289398" cy="8666018"/>
              <wp:effectExtent l="0" t="0" r="6985" b="1905"/>
              <wp:wrapNone/>
              <wp:docPr id="10332273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89398" cy="8666018"/>
                      </a:xfrm>
                      <a:prstGeom prst="rect">
                        <a:avLst/>
                      </a:prstGeom>
                      <a:noFill/>
                      <a:ln>
                        <a:noFill/>
                      </a:ln>
                    </pic:spPr>
                  </pic:pic>
                </a:graphicData>
              </a:graphic>
              <wp14:sizeRelH relativeFrom="margin">
                <wp14:pctWidth>0</wp14:pctWidth>
              </wp14:sizeRelH>
              <wp14:sizeRelV relativeFrom="margin">
                <wp14:pctHeight>0</wp14:pctHeight>
              </wp14:sizeRelV>
            </wp:anchor>
          </w:drawing>
        </w:r>
      </w:ins>
    </w:p>
    <w:p w14:paraId="1CAA977B" w14:textId="2518686D" w:rsidR="00477126" w:rsidRPr="0079121A" w:rsidDel="00ED2B0F" w:rsidRDefault="00477126" w:rsidP="00ED2B0F">
      <w:pPr>
        <w:jc w:val="both"/>
        <w:rPr>
          <w:del w:id="1906" w:author="Vanessa Delgado Saltos" w:date="2026-06-04T05:31:00Z" w16du:dateUtc="2026-06-04T10:31:00Z"/>
          <w:rFonts w:ascii="Times New Roman" w:hAnsi="Times New Roman" w:cs="Times New Roman"/>
          <w:sz w:val="24"/>
          <w:szCs w:val="24"/>
          <w:rPrChange w:id="1907" w:author="Vanessa Delgado Saltos" w:date="2026-06-04T05:19:00Z" w16du:dateUtc="2026-06-04T10:19:00Z">
            <w:rPr>
              <w:del w:id="1908" w:author="Vanessa Delgado Saltos" w:date="2026-06-04T05:31:00Z" w16du:dateUtc="2026-06-04T10:31:00Z"/>
            </w:rPr>
          </w:rPrChange>
        </w:rPr>
        <w:pPrChange w:id="1909" w:author="Vanessa Delgado Saltos" w:date="2026-06-04T05:28:00Z" w16du:dateUtc="2026-06-04T10:28:00Z">
          <w:pPr/>
        </w:pPrChange>
      </w:pPr>
    </w:p>
    <w:p w14:paraId="32AE6A7D" w14:textId="346AEC46" w:rsidR="00477126" w:rsidRPr="0079121A" w:rsidDel="00ED2B0F" w:rsidRDefault="00477126" w:rsidP="00ED2B0F">
      <w:pPr>
        <w:jc w:val="both"/>
        <w:rPr>
          <w:del w:id="1910" w:author="Vanessa Delgado Saltos" w:date="2026-06-04T05:31:00Z" w16du:dateUtc="2026-06-04T10:31:00Z"/>
          <w:rFonts w:ascii="Times New Roman" w:hAnsi="Times New Roman" w:cs="Times New Roman"/>
          <w:sz w:val="24"/>
          <w:szCs w:val="24"/>
          <w:rPrChange w:id="1911" w:author="Vanessa Delgado Saltos" w:date="2026-06-04T05:19:00Z" w16du:dateUtc="2026-06-04T10:19:00Z">
            <w:rPr>
              <w:del w:id="1912" w:author="Vanessa Delgado Saltos" w:date="2026-06-04T05:31:00Z" w16du:dateUtc="2026-06-04T10:31:00Z"/>
            </w:rPr>
          </w:rPrChange>
        </w:rPr>
        <w:pPrChange w:id="1913" w:author="Vanessa Delgado Saltos" w:date="2026-06-04T05:28:00Z" w16du:dateUtc="2026-06-04T10:28:00Z">
          <w:pPr/>
        </w:pPrChange>
      </w:pPr>
    </w:p>
    <w:p w14:paraId="47E14674" w14:textId="4EE7C670" w:rsidR="00477126" w:rsidRPr="0079121A" w:rsidDel="00ED2B0F" w:rsidRDefault="00477126" w:rsidP="00ED2B0F">
      <w:pPr>
        <w:jc w:val="both"/>
        <w:rPr>
          <w:del w:id="1914" w:author="Vanessa Delgado Saltos" w:date="2026-06-04T05:31:00Z" w16du:dateUtc="2026-06-04T10:31:00Z"/>
          <w:rFonts w:ascii="Times New Roman" w:hAnsi="Times New Roman" w:cs="Times New Roman"/>
          <w:sz w:val="24"/>
          <w:szCs w:val="24"/>
          <w:rPrChange w:id="1915" w:author="Vanessa Delgado Saltos" w:date="2026-06-04T05:19:00Z" w16du:dateUtc="2026-06-04T10:19:00Z">
            <w:rPr>
              <w:del w:id="1916" w:author="Vanessa Delgado Saltos" w:date="2026-06-04T05:31:00Z" w16du:dateUtc="2026-06-04T10:31:00Z"/>
            </w:rPr>
          </w:rPrChange>
        </w:rPr>
        <w:pPrChange w:id="1917" w:author="Vanessa Delgado Saltos" w:date="2026-06-04T05:28:00Z" w16du:dateUtc="2026-06-04T10:28:00Z">
          <w:pPr/>
        </w:pPrChange>
      </w:pPr>
    </w:p>
    <w:p w14:paraId="6A9809B6" w14:textId="2CB48C7B" w:rsidR="00477126" w:rsidRPr="0079121A" w:rsidDel="00ED2B0F" w:rsidRDefault="00477126" w:rsidP="00ED2B0F">
      <w:pPr>
        <w:jc w:val="both"/>
        <w:rPr>
          <w:del w:id="1918" w:author="Vanessa Delgado Saltos" w:date="2026-06-04T05:31:00Z" w16du:dateUtc="2026-06-04T10:31:00Z"/>
          <w:rFonts w:ascii="Times New Roman" w:hAnsi="Times New Roman" w:cs="Times New Roman"/>
          <w:sz w:val="24"/>
          <w:szCs w:val="24"/>
          <w:rPrChange w:id="1919" w:author="Vanessa Delgado Saltos" w:date="2026-06-04T05:19:00Z" w16du:dateUtc="2026-06-04T10:19:00Z">
            <w:rPr>
              <w:del w:id="1920" w:author="Vanessa Delgado Saltos" w:date="2026-06-04T05:31:00Z" w16du:dateUtc="2026-06-04T10:31:00Z"/>
            </w:rPr>
          </w:rPrChange>
        </w:rPr>
        <w:pPrChange w:id="1921" w:author="Vanessa Delgado Saltos" w:date="2026-06-04T05:28:00Z" w16du:dateUtc="2026-06-04T10:28:00Z">
          <w:pPr/>
        </w:pPrChange>
      </w:pPr>
    </w:p>
    <w:p w14:paraId="1534B33D" w14:textId="257E23B3" w:rsidR="00477126" w:rsidRPr="0079121A" w:rsidDel="00ED2B0F" w:rsidRDefault="00477126" w:rsidP="00ED2B0F">
      <w:pPr>
        <w:jc w:val="both"/>
        <w:rPr>
          <w:del w:id="1922" w:author="Vanessa Delgado Saltos" w:date="2026-06-04T05:31:00Z" w16du:dateUtc="2026-06-04T10:31:00Z"/>
          <w:rFonts w:ascii="Times New Roman" w:hAnsi="Times New Roman" w:cs="Times New Roman"/>
          <w:sz w:val="24"/>
          <w:szCs w:val="24"/>
          <w:rPrChange w:id="1923" w:author="Vanessa Delgado Saltos" w:date="2026-06-04T05:19:00Z" w16du:dateUtc="2026-06-04T10:19:00Z">
            <w:rPr>
              <w:del w:id="1924" w:author="Vanessa Delgado Saltos" w:date="2026-06-04T05:31:00Z" w16du:dateUtc="2026-06-04T10:31:00Z"/>
            </w:rPr>
          </w:rPrChange>
        </w:rPr>
        <w:pPrChange w:id="1925" w:author="Vanessa Delgado Saltos" w:date="2026-06-04T05:28:00Z" w16du:dateUtc="2026-06-04T10:28:00Z">
          <w:pPr/>
        </w:pPrChange>
      </w:pPr>
    </w:p>
    <w:p w14:paraId="4C5D7B30" w14:textId="732C5BC5" w:rsidR="00477126" w:rsidRPr="0079121A" w:rsidDel="00ED2B0F" w:rsidRDefault="00477126" w:rsidP="00ED2B0F">
      <w:pPr>
        <w:jc w:val="both"/>
        <w:rPr>
          <w:del w:id="1926" w:author="Vanessa Delgado Saltos" w:date="2026-06-04T05:31:00Z" w16du:dateUtc="2026-06-04T10:31:00Z"/>
          <w:rFonts w:ascii="Times New Roman" w:hAnsi="Times New Roman" w:cs="Times New Roman"/>
          <w:sz w:val="24"/>
          <w:szCs w:val="24"/>
          <w:rPrChange w:id="1927" w:author="Vanessa Delgado Saltos" w:date="2026-06-04T05:19:00Z" w16du:dateUtc="2026-06-04T10:19:00Z">
            <w:rPr>
              <w:del w:id="1928" w:author="Vanessa Delgado Saltos" w:date="2026-06-04T05:31:00Z" w16du:dateUtc="2026-06-04T10:31:00Z"/>
            </w:rPr>
          </w:rPrChange>
        </w:rPr>
        <w:pPrChange w:id="1929" w:author="Vanessa Delgado Saltos" w:date="2026-06-04T05:28:00Z" w16du:dateUtc="2026-06-04T10:28:00Z">
          <w:pPr/>
        </w:pPrChange>
      </w:pPr>
    </w:p>
    <w:p w14:paraId="28D16BFE" w14:textId="07C99B4B" w:rsidR="00477126" w:rsidRPr="0079121A" w:rsidDel="00ED2B0F" w:rsidRDefault="00477126" w:rsidP="00ED2B0F">
      <w:pPr>
        <w:jc w:val="both"/>
        <w:rPr>
          <w:del w:id="1930" w:author="Vanessa Delgado Saltos" w:date="2026-06-04T05:31:00Z" w16du:dateUtc="2026-06-04T10:31:00Z"/>
          <w:rFonts w:ascii="Times New Roman" w:hAnsi="Times New Roman" w:cs="Times New Roman"/>
          <w:sz w:val="24"/>
          <w:szCs w:val="24"/>
          <w:rPrChange w:id="1931" w:author="Vanessa Delgado Saltos" w:date="2026-06-04T05:19:00Z" w16du:dateUtc="2026-06-04T10:19:00Z">
            <w:rPr>
              <w:del w:id="1932" w:author="Vanessa Delgado Saltos" w:date="2026-06-04T05:31:00Z" w16du:dateUtc="2026-06-04T10:31:00Z"/>
            </w:rPr>
          </w:rPrChange>
        </w:rPr>
        <w:pPrChange w:id="1933" w:author="Vanessa Delgado Saltos" w:date="2026-06-04T05:28:00Z" w16du:dateUtc="2026-06-04T10:28:00Z">
          <w:pPr/>
        </w:pPrChange>
      </w:pPr>
    </w:p>
    <w:p w14:paraId="07455FE5" w14:textId="5C573023" w:rsidR="00477126" w:rsidRPr="0079121A" w:rsidDel="00ED2B0F" w:rsidRDefault="00477126" w:rsidP="00ED2B0F">
      <w:pPr>
        <w:jc w:val="both"/>
        <w:rPr>
          <w:del w:id="1934" w:author="Vanessa Delgado Saltos" w:date="2026-06-04T05:31:00Z" w16du:dateUtc="2026-06-04T10:31:00Z"/>
          <w:rFonts w:ascii="Times New Roman" w:hAnsi="Times New Roman" w:cs="Times New Roman"/>
          <w:sz w:val="24"/>
          <w:szCs w:val="24"/>
          <w:rPrChange w:id="1935" w:author="Vanessa Delgado Saltos" w:date="2026-06-04T05:19:00Z" w16du:dateUtc="2026-06-04T10:19:00Z">
            <w:rPr>
              <w:del w:id="1936" w:author="Vanessa Delgado Saltos" w:date="2026-06-04T05:31:00Z" w16du:dateUtc="2026-06-04T10:31:00Z"/>
            </w:rPr>
          </w:rPrChange>
        </w:rPr>
        <w:pPrChange w:id="1937" w:author="Vanessa Delgado Saltos" w:date="2026-06-04T05:28:00Z" w16du:dateUtc="2026-06-04T10:28:00Z">
          <w:pPr/>
        </w:pPrChange>
      </w:pPr>
    </w:p>
    <w:p w14:paraId="428A6703" w14:textId="17DE88C8" w:rsidR="00477126" w:rsidRPr="0079121A" w:rsidDel="00ED2B0F" w:rsidRDefault="00477126" w:rsidP="00ED2B0F">
      <w:pPr>
        <w:jc w:val="both"/>
        <w:rPr>
          <w:del w:id="1938" w:author="Vanessa Delgado Saltos" w:date="2026-06-04T05:31:00Z" w16du:dateUtc="2026-06-04T10:31:00Z"/>
          <w:rFonts w:ascii="Times New Roman" w:hAnsi="Times New Roman" w:cs="Times New Roman"/>
          <w:sz w:val="24"/>
          <w:szCs w:val="24"/>
          <w:rPrChange w:id="1939" w:author="Vanessa Delgado Saltos" w:date="2026-06-04T05:19:00Z" w16du:dateUtc="2026-06-04T10:19:00Z">
            <w:rPr>
              <w:del w:id="1940" w:author="Vanessa Delgado Saltos" w:date="2026-06-04T05:31:00Z" w16du:dateUtc="2026-06-04T10:31:00Z"/>
            </w:rPr>
          </w:rPrChange>
        </w:rPr>
        <w:pPrChange w:id="1941" w:author="Vanessa Delgado Saltos" w:date="2026-06-04T05:28:00Z" w16du:dateUtc="2026-06-04T10:28:00Z">
          <w:pPr/>
        </w:pPrChange>
      </w:pPr>
    </w:p>
    <w:p w14:paraId="2AFDB9EC" w14:textId="4F3220DF" w:rsidR="00477126" w:rsidRPr="0079121A" w:rsidDel="00ED2B0F" w:rsidRDefault="00477126" w:rsidP="00ED2B0F">
      <w:pPr>
        <w:jc w:val="both"/>
        <w:rPr>
          <w:del w:id="1942" w:author="Vanessa Delgado Saltos" w:date="2026-06-04T05:31:00Z" w16du:dateUtc="2026-06-04T10:31:00Z"/>
          <w:rFonts w:ascii="Times New Roman" w:hAnsi="Times New Roman" w:cs="Times New Roman"/>
          <w:sz w:val="24"/>
          <w:szCs w:val="24"/>
          <w:rPrChange w:id="1943" w:author="Vanessa Delgado Saltos" w:date="2026-06-04T05:19:00Z" w16du:dateUtc="2026-06-04T10:19:00Z">
            <w:rPr>
              <w:del w:id="1944" w:author="Vanessa Delgado Saltos" w:date="2026-06-04T05:31:00Z" w16du:dateUtc="2026-06-04T10:31:00Z"/>
            </w:rPr>
          </w:rPrChange>
        </w:rPr>
        <w:pPrChange w:id="1945" w:author="Vanessa Delgado Saltos" w:date="2026-06-04T05:28:00Z" w16du:dateUtc="2026-06-04T10:28:00Z">
          <w:pPr/>
        </w:pPrChange>
      </w:pPr>
    </w:p>
    <w:p w14:paraId="3CF27CB4" w14:textId="5123D80A" w:rsidR="00477126" w:rsidRPr="0079121A" w:rsidDel="00ED2B0F" w:rsidRDefault="00477126" w:rsidP="00ED2B0F">
      <w:pPr>
        <w:jc w:val="both"/>
        <w:rPr>
          <w:del w:id="1946" w:author="Vanessa Delgado Saltos" w:date="2026-06-04T05:31:00Z" w16du:dateUtc="2026-06-04T10:31:00Z"/>
          <w:rFonts w:ascii="Times New Roman" w:hAnsi="Times New Roman" w:cs="Times New Roman"/>
          <w:sz w:val="24"/>
          <w:szCs w:val="24"/>
          <w:rPrChange w:id="1947" w:author="Vanessa Delgado Saltos" w:date="2026-06-04T05:19:00Z" w16du:dateUtc="2026-06-04T10:19:00Z">
            <w:rPr>
              <w:del w:id="1948" w:author="Vanessa Delgado Saltos" w:date="2026-06-04T05:31:00Z" w16du:dateUtc="2026-06-04T10:31:00Z"/>
            </w:rPr>
          </w:rPrChange>
        </w:rPr>
        <w:pPrChange w:id="1949" w:author="Vanessa Delgado Saltos" w:date="2026-06-04T05:28:00Z" w16du:dateUtc="2026-06-04T10:28:00Z">
          <w:pPr/>
        </w:pPrChange>
      </w:pPr>
    </w:p>
    <w:p w14:paraId="47AEB682" w14:textId="6723C6FB" w:rsidR="00477126" w:rsidRPr="0079121A" w:rsidDel="00ED2B0F" w:rsidRDefault="00477126" w:rsidP="00ED2B0F">
      <w:pPr>
        <w:jc w:val="both"/>
        <w:rPr>
          <w:del w:id="1950" w:author="Vanessa Delgado Saltos" w:date="2026-06-04T05:31:00Z" w16du:dateUtc="2026-06-04T10:31:00Z"/>
          <w:rFonts w:ascii="Times New Roman" w:hAnsi="Times New Roman" w:cs="Times New Roman"/>
          <w:sz w:val="24"/>
          <w:szCs w:val="24"/>
          <w:rPrChange w:id="1951" w:author="Vanessa Delgado Saltos" w:date="2026-06-04T05:19:00Z" w16du:dateUtc="2026-06-04T10:19:00Z">
            <w:rPr>
              <w:del w:id="1952" w:author="Vanessa Delgado Saltos" w:date="2026-06-04T05:31:00Z" w16du:dateUtc="2026-06-04T10:31:00Z"/>
            </w:rPr>
          </w:rPrChange>
        </w:rPr>
        <w:pPrChange w:id="1953" w:author="Vanessa Delgado Saltos" w:date="2026-06-04T05:28:00Z" w16du:dateUtc="2026-06-04T10:28:00Z">
          <w:pPr/>
        </w:pPrChange>
      </w:pPr>
    </w:p>
    <w:p w14:paraId="513F019D" w14:textId="629572BC" w:rsidR="00477126" w:rsidRPr="0079121A" w:rsidDel="00ED2B0F" w:rsidRDefault="00477126" w:rsidP="00ED2B0F">
      <w:pPr>
        <w:jc w:val="both"/>
        <w:rPr>
          <w:del w:id="1954" w:author="Vanessa Delgado Saltos" w:date="2026-06-04T05:31:00Z" w16du:dateUtc="2026-06-04T10:31:00Z"/>
          <w:rFonts w:ascii="Times New Roman" w:hAnsi="Times New Roman" w:cs="Times New Roman"/>
          <w:sz w:val="24"/>
          <w:szCs w:val="24"/>
          <w:rPrChange w:id="1955" w:author="Vanessa Delgado Saltos" w:date="2026-06-04T05:19:00Z" w16du:dateUtc="2026-06-04T10:19:00Z">
            <w:rPr>
              <w:del w:id="1956" w:author="Vanessa Delgado Saltos" w:date="2026-06-04T05:31:00Z" w16du:dateUtc="2026-06-04T10:31:00Z"/>
            </w:rPr>
          </w:rPrChange>
        </w:rPr>
        <w:pPrChange w:id="1957" w:author="Vanessa Delgado Saltos" w:date="2026-06-04T05:28:00Z" w16du:dateUtc="2026-06-04T10:28:00Z">
          <w:pPr/>
        </w:pPrChange>
      </w:pPr>
    </w:p>
    <w:p w14:paraId="6C979800" w14:textId="1A5F7130" w:rsidR="00477126" w:rsidRPr="0079121A" w:rsidDel="00ED2B0F" w:rsidRDefault="00477126" w:rsidP="00ED2B0F">
      <w:pPr>
        <w:jc w:val="both"/>
        <w:rPr>
          <w:del w:id="1958" w:author="Vanessa Delgado Saltos" w:date="2026-06-04T05:31:00Z" w16du:dateUtc="2026-06-04T10:31:00Z"/>
          <w:rFonts w:ascii="Times New Roman" w:hAnsi="Times New Roman" w:cs="Times New Roman"/>
          <w:sz w:val="24"/>
          <w:szCs w:val="24"/>
          <w:rPrChange w:id="1959" w:author="Vanessa Delgado Saltos" w:date="2026-06-04T05:19:00Z" w16du:dateUtc="2026-06-04T10:19:00Z">
            <w:rPr>
              <w:del w:id="1960" w:author="Vanessa Delgado Saltos" w:date="2026-06-04T05:31:00Z" w16du:dateUtc="2026-06-04T10:31:00Z"/>
            </w:rPr>
          </w:rPrChange>
        </w:rPr>
        <w:pPrChange w:id="1961" w:author="Vanessa Delgado Saltos" w:date="2026-06-04T05:28:00Z" w16du:dateUtc="2026-06-04T10:28:00Z">
          <w:pPr/>
        </w:pPrChange>
      </w:pPr>
    </w:p>
    <w:p w14:paraId="6F406059" w14:textId="5A85FE93" w:rsidR="00477126" w:rsidRPr="0079121A" w:rsidDel="00ED2B0F" w:rsidRDefault="00477126" w:rsidP="00ED2B0F">
      <w:pPr>
        <w:jc w:val="both"/>
        <w:rPr>
          <w:del w:id="1962" w:author="Vanessa Delgado Saltos" w:date="2026-06-04T05:31:00Z" w16du:dateUtc="2026-06-04T10:31:00Z"/>
          <w:rFonts w:ascii="Times New Roman" w:hAnsi="Times New Roman" w:cs="Times New Roman"/>
          <w:sz w:val="24"/>
          <w:szCs w:val="24"/>
          <w:rPrChange w:id="1963" w:author="Vanessa Delgado Saltos" w:date="2026-06-04T05:19:00Z" w16du:dateUtc="2026-06-04T10:19:00Z">
            <w:rPr>
              <w:del w:id="1964" w:author="Vanessa Delgado Saltos" w:date="2026-06-04T05:31:00Z" w16du:dateUtc="2026-06-04T10:31:00Z"/>
            </w:rPr>
          </w:rPrChange>
        </w:rPr>
        <w:pPrChange w:id="1965" w:author="Vanessa Delgado Saltos" w:date="2026-06-04T05:28:00Z" w16du:dateUtc="2026-06-04T10:28:00Z">
          <w:pPr/>
        </w:pPrChange>
      </w:pPr>
    </w:p>
    <w:p w14:paraId="59E279F8" w14:textId="618439D2" w:rsidR="00477126" w:rsidRPr="0079121A" w:rsidDel="00ED2B0F" w:rsidRDefault="00477126" w:rsidP="00ED2B0F">
      <w:pPr>
        <w:jc w:val="both"/>
        <w:rPr>
          <w:del w:id="1966" w:author="Vanessa Delgado Saltos" w:date="2026-06-04T05:31:00Z" w16du:dateUtc="2026-06-04T10:31:00Z"/>
          <w:rFonts w:ascii="Times New Roman" w:hAnsi="Times New Roman" w:cs="Times New Roman"/>
          <w:sz w:val="24"/>
          <w:szCs w:val="24"/>
          <w:rPrChange w:id="1967" w:author="Vanessa Delgado Saltos" w:date="2026-06-04T05:19:00Z" w16du:dateUtc="2026-06-04T10:19:00Z">
            <w:rPr>
              <w:del w:id="1968" w:author="Vanessa Delgado Saltos" w:date="2026-06-04T05:31:00Z" w16du:dateUtc="2026-06-04T10:31:00Z"/>
            </w:rPr>
          </w:rPrChange>
        </w:rPr>
        <w:pPrChange w:id="1969" w:author="Vanessa Delgado Saltos" w:date="2026-06-04T05:28:00Z" w16du:dateUtc="2026-06-04T10:28:00Z">
          <w:pPr/>
        </w:pPrChange>
      </w:pPr>
    </w:p>
    <w:p w14:paraId="79CDAE22" w14:textId="28AB2720" w:rsidR="00477126" w:rsidRPr="0079121A" w:rsidDel="00ED2B0F" w:rsidRDefault="00477126" w:rsidP="00ED2B0F">
      <w:pPr>
        <w:jc w:val="both"/>
        <w:rPr>
          <w:del w:id="1970" w:author="Vanessa Delgado Saltos" w:date="2026-06-04T05:31:00Z" w16du:dateUtc="2026-06-04T10:31:00Z"/>
          <w:rFonts w:ascii="Times New Roman" w:hAnsi="Times New Roman" w:cs="Times New Roman"/>
          <w:sz w:val="24"/>
          <w:szCs w:val="24"/>
          <w:rPrChange w:id="1971" w:author="Vanessa Delgado Saltos" w:date="2026-06-04T05:19:00Z" w16du:dateUtc="2026-06-04T10:19:00Z">
            <w:rPr>
              <w:del w:id="1972" w:author="Vanessa Delgado Saltos" w:date="2026-06-04T05:31:00Z" w16du:dateUtc="2026-06-04T10:31:00Z"/>
            </w:rPr>
          </w:rPrChange>
        </w:rPr>
        <w:pPrChange w:id="1973" w:author="Vanessa Delgado Saltos" w:date="2026-06-04T05:28:00Z" w16du:dateUtc="2026-06-04T10:28:00Z">
          <w:pPr/>
        </w:pPrChange>
      </w:pPr>
    </w:p>
    <w:p w14:paraId="6F0A45D0" w14:textId="4908B770" w:rsidR="00477126" w:rsidRPr="0079121A" w:rsidDel="00ED2B0F" w:rsidRDefault="00477126" w:rsidP="00ED2B0F">
      <w:pPr>
        <w:jc w:val="both"/>
        <w:rPr>
          <w:del w:id="1974" w:author="Vanessa Delgado Saltos" w:date="2026-06-04T05:31:00Z" w16du:dateUtc="2026-06-04T10:31:00Z"/>
          <w:rFonts w:ascii="Times New Roman" w:hAnsi="Times New Roman" w:cs="Times New Roman"/>
          <w:sz w:val="24"/>
          <w:szCs w:val="24"/>
          <w:rPrChange w:id="1975" w:author="Vanessa Delgado Saltos" w:date="2026-06-04T05:19:00Z" w16du:dateUtc="2026-06-04T10:19:00Z">
            <w:rPr>
              <w:del w:id="1976" w:author="Vanessa Delgado Saltos" w:date="2026-06-04T05:31:00Z" w16du:dateUtc="2026-06-04T10:31:00Z"/>
            </w:rPr>
          </w:rPrChange>
        </w:rPr>
        <w:pPrChange w:id="1977" w:author="Vanessa Delgado Saltos" w:date="2026-06-04T05:28:00Z" w16du:dateUtc="2026-06-04T10:28:00Z">
          <w:pPr/>
        </w:pPrChange>
      </w:pPr>
    </w:p>
    <w:p w14:paraId="48709353" w14:textId="6E722218" w:rsidR="00477126" w:rsidRPr="0079121A" w:rsidDel="00ED2B0F" w:rsidRDefault="00477126" w:rsidP="00ED2B0F">
      <w:pPr>
        <w:jc w:val="both"/>
        <w:rPr>
          <w:del w:id="1978" w:author="Vanessa Delgado Saltos" w:date="2026-06-04T05:31:00Z" w16du:dateUtc="2026-06-04T10:31:00Z"/>
          <w:rFonts w:ascii="Times New Roman" w:hAnsi="Times New Roman" w:cs="Times New Roman"/>
          <w:sz w:val="24"/>
          <w:szCs w:val="24"/>
          <w:rPrChange w:id="1979" w:author="Vanessa Delgado Saltos" w:date="2026-06-04T05:19:00Z" w16du:dateUtc="2026-06-04T10:19:00Z">
            <w:rPr>
              <w:del w:id="1980" w:author="Vanessa Delgado Saltos" w:date="2026-06-04T05:31:00Z" w16du:dateUtc="2026-06-04T10:31:00Z"/>
            </w:rPr>
          </w:rPrChange>
        </w:rPr>
        <w:pPrChange w:id="1981" w:author="Vanessa Delgado Saltos" w:date="2026-06-04T05:28:00Z" w16du:dateUtc="2026-06-04T10:28:00Z">
          <w:pPr/>
        </w:pPrChange>
      </w:pPr>
    </w:p>
    <w:p w14:paraId="5FD7BE49" w14:textId="2B92EDD4" w:rsidR="00477126" w:rsidRPr="0079121A" w:rsidDel="00ED2B0F" w:rsidRDefault="00477126" w:rsidP="00ED2B0F">
      <w:pPr>
        <w:jc w:val="both"/>
        <w:rPr>
          <w:del w:id="1982" w:author="Vanessa Delgado Saltos" w:date="2026-06-04T05:31:00Z" w16du:dateUtc="2026-06-04T10:31:00Z"/>
          <w:rFonts w:ascii="Times New Roman" w:hAnsi="Times New Roman" w:cs="Times New Roman"/>
          <w:sz w:val="24"/>
          <w:szCs w:val="24"/>
          <w:rPrChange w:id="1983" w:author="Vanessa Delgado Saltos" w:date="2026-06-04T05:19:00Z" w16du:dateUtc="2026-06-04T10:19:00Z">
            <w:rPr>
              <w:del w:id="1984" w:author="Vanessa Delgado Saltos" w:date="2026-06-04T05:31:00Z" w16du:dateUtc="2026-06-04T10:31:00Z"/>
            </w:rPr>
          </w:rPrChange>
        </w:rPr>
        <w:pPrChange w:id="1985" w:author="Vanessa Delgado Saltos" w:date="2026-06-04T05:28:00Z" w16du:dateUtc="2026-06-04T10:28:00Z">
          <w:pPr/>
        </w:pPrChange>
      </w:pPr>
    </w:p>
    <w:p w14:paraId="4830BF62" w14:textId="3EBAA247" w:rsidR="00477126" w:rsidRPr="0079121A" w:rsidDel="00ED2B0F" w:rsidRDefault="00477126" w:rsidP="00ED2B0F">
      <w:pPr>
        <w:jc w:val="both"/>
        <w:rPr>
          <w:del w:id="1986" w:author="Vanessa Delgado Saltos" w:date="2026-06-04T05:31:00Z" w16du:dateUtc="2026-06-04T10:31:00Z"/>
          <w:rFonts w:ascii="Times New Roman" w:hAnsi="Times New Roman" w:cs="Times New Roman"/>
          <w:sz w:val="24"/>
          <w:szCs w:val="24"/>
          <w:rPrChange w:id="1987" w:author="Vanessa Delgado Saltos" w:date="2026-06-04T05:19:00Z" w16du:dateUtc="2026-06-04T10:19:00Z">
            <w:rPr>
              <w:del w:id="1988" w:author="Vanessa Delgado Saltos" w:date="2026-06-04T05:31:00Z" w16du:dateUtc="2026-06-04T10:31:00Z"/>
            </w:rPr>
          </w:rPrChange>
        </w:rPr>
        <w:pPrChange w:id="1989" w:author="Vanessa Delgado Saltos" w:date="2026-06-04T05:28:00Z" w16du:dateUtc="2026-06-04T10:28:00Z">
          <w:pPr/>
        </w:pPrChange>
      </w:pPr>
    </w:p>
    <w:p w14:paraId="34E611EF" w14:textId="18F0437B" w:rsidR="00477126" w:rsidRPr="0079121A" w:rsidDel="00ED2B0F" w:rsidRDefault="00477126" w:rsidP="00ED2B0F">
      <w:pPr>
        <w:jc w:val="both"/>
        <w:rPr>
          <w:del w:id="1990" w:author="Vanessa Delgado Saltos" w:date="2026-06-04T05:31:00Z" w16du:dateUtc="2026-06-04T10:31:00Z"/>
          <w:rFonts w:ascii="Times New Roman" w:hAnsi="Times New Roman" w:cs="Times New Roman"/>
          <w:sz w:val="24"/>
          <w:szCs w:val="24"/>
          <w:rPrChange w:id="1991" w:author="Vanessa Delgado Saltos" w:date="2026-06-04T05:19:00Z" w16du:dateUtc="2026-06-04T10:19:00Z">
            <w:rPr>
              <w:del w:id="1992" w:author="Vanessa Delgado Saltos" w:date="2026-06-04T05:31:00Z" w16du:dateUtc="2026-06-04T10:31:00Z"/>
            </w:rPr>
          </w:rPrChange>
        </w:rPr>
        <w:pPrChange w:id="1993" w:author="Vanessa Delgado Saltos" w:date="2026-06-04T05:28:00Z" w16du:dateUtc="2026-06-04T10:28:00Z">
          <w:pPr/>
        </w:pPrChange>
      </w:pPr>
    </w:p>
    <w:p w14:paraId="44FBC08E" w14:textId="54597650" w:rsidR="00477126" w:rsidRPr="0079121A" w:rsidDel="00ED2B0F" w:rsidRDefault="00477126" w:rsidP="00ED2B0F">
      <w:pPr>
        <w:jc w:val="both"/>
        <w:rPr>
          <w:del w:id="1994" w:author="Vanessa Delgado Saltos" w:date="2026-06-04T05:31:00Z" w16du:dateUtc="2026-06-04T10:31:00Z"/>
          <w:rFonts w:ascii="Times New Roman" w:hAnsi="Times New Roman" w:cs="Times New Roman"/>
          <w:sz w:val="24"/>
          <w:szCs w:val="24"/>
          <w:rPrChange w:id="1995" w:author="Vanessa Delgado Saltos" w:date="2026-06-04T05:19:00Z" w16du:dateUtc="2026-06-04T10:19:00Z">
            <w:rPr>
              <w:del w:id="1996" w:author="Vanessa Delgado Saltos" w:date="2026-06-04T05:31:00Z" w16du:dateUtc="2026-06-04T10:31:00Z"/>
            </w:rPr>
          </w:rPrChange>
        </w:rPr>
        <w:pPrChange w:id="1997" w:author="Vanessa Delgado Saltos" w:date="2026-06-04T05:28:00Z" w16du:dateUtc="2026-06-04T10:28:00Z">
          <w:pPr/>
        </w:pPrChange>
      </w:pPr>
    </w:p>
    <w:p w14:paraId="4C06F8F6" w14:textId="77777777" w:rsidR="00477126" w:rsidRPr="0079121A" w:rsidDel="00CC56ED" w:rsidRDefault="00477126" w:rsidP="00ED2B0F">
      <w:pPr>
        <w:jc w:val="both"/>
        <w:rPr>
          <w:del w:id="1998" w:author="Vanessa Delgado Saltos" w:date="2026-06-04T05:41:00Z" w16du:dateUtc="2026-06-04T10:41:00Z"/>
          <w:rFonts w:ascii="Times New Roman" w:hAnsi="Times New Roman" w:cs="Times New Roman"/>
          <w:sz w:val="24"/>
          <w:szCs w:val="24"/>
          <w:rPrChange w:id="1999" w:author="Vanessa Delgado Saltos" w:date="2026-06-04T05:19:00Z" w16du:dateUtc="2026-06-04T10:19:00Z">
            <w:rPr>
              <w:del w:id="2000" w:author="Vanessa Delgado Saltos" w:date="2026-06-04T05:41:00Z" w16du:dateUtc="2026-06-04T10:41:00Z"/>
            </w:rPr>
          </w:rPrChange>
        </w:rPr>
        <w:pPrChange w:id="2001" w:author="Vanessa Delgado Saltos" w:date="2026-06-04T05:28:00Z" w16du:dateUtc="2026-06-04T10:28:00Z">
          <w:pPr/>
        </w:pPrChange>
      </w:pPr>
    </w:p>
    <w:p w14:paraId="3CE1AA49" w14:textId="2BB34114" w:rsidR="00477126" w:rsidRPr="00ED2B0F" w:rsidRDefault="00ED2B0F" w:rsidP="00ED2B0F">
      <w:pPr>
        <w:pStyle w:val="Ttulo1"/>
        <w:pPrChange w:id="2002" w:author="Vanessa Delgado Saltos" w:date="2026-06-04T05:33:00Z" w16du:dateUtc="2026-06-04T10:33:00Z">
          <w:pPr/>
        </w:pPrChange>
      </w:pPr>
      <w:bookmarkStart w:id="2003" w:name="_Toc231443959"/>
      <w:ins w:id="2004" w:author="Vanessa Delgado Saltos" w:date="2026-06-04T05:31:00Z" w16du:dateUtc="2026-06-04T10:31:00Z">
        <w:r>
          <w:t xml:space="preserve">7. </w:t>
        </w:r>
      </w:ins>
      <w:ins w:id="2005" w:author="Vanessa Delgado Saltos" w:date="2026-06-04T05:15:00Z" w16du:dateUtc="2026-06-04T10:15:00Z">
        <w:r w:rsidR="0079121A" w:rsidRPr="00ED2B0F">
          <w:t xml:space="preserve">Diagrama </w:t>
        </w:r>
      </w:ins>
      <w:ins w:id="2006" w:author="Vanessa Delgado Saltos" w:date="2026-06-04T05:31:00Z" w16du:dateUtc="2026-06-04T10:31:00Z">
        <w:r>
          <w:t>UML</w:t>
        </w:r>
      </w:ins>
      <w:bookmarkEnd w:id="2003"/>
    </w:p>
    <w:p w14:paraId="6E3C40BF" w14:textId="77273774" w:rsidR="00736BA1" w:rsidRDefault="00736BA1" w:rsidP="00ED2B0F">
      <w:pPr>
        <w:jc w:val="both"/>
        <w:rPr>
          <w:ins w:id="2007" w:author="Vanessa Delgado Saltos" w:date="2026-06-04T05:42:00Z" w16du:dateUtc="2026-06-04T10:42:00Z"/>
          <w:rFonts w:ascii="Times New Roman" w:hAnsi="Times New Roman" w:cs="Times New Roman"/>
          <w:sz w:val="24"/>
          <w:szCs w:val="24"/>
        </w:rPr>
      </w:pPr>
    </w:p>
    <w:p w14:paraId="6600033A" w14:textId="77777777" w:rsidR="00CC56ED" w:rsidRDefault="00CC56ED" w:rsidP="00ED2B0F">
      <w:pPr>
        <w:jc w:val="both"/>
        <w:rPr>
          <w:ins w:id="2008" w:author="Vanessa Delgado Saltos" w:date="2026-06-04T05:42:00Z" w16du:dateUtc="2026-06-04T10:42:00Z"/>
          <w:rFonts w:ascii="Times New Roman" w:hAnsi="Times New Roman" w:cs="Times New Roman"/>
          <w:sz w:val="24"/>
          <w:szCs w:val="24"/>
        </w:rPr>
      </w:pPr>
    </w:p>
    <w:p w14:paraId="1833522A" w14:textId="77777777" w:rsidR="00CC56ED" w:rsidRDefault="00CC56ED" w:rsidP="00ED2B0F">
      <w:pPr>
        <w:jc w:val="both"/>
        <w:rPr>
          <w:ins w:id="2009" w:author="Vanessa Delgado Saltos" w:date="2026-06-04T05:42:00Z" w16du:dateUtc="2026-06-04T10:42:00Z"/>
          <w:rFonts w:ascii="Times New Roman" w:hAnsi="Times New Roman" w:cs="Times New Roman"/>
          <w:sz w:val="24"/>
          <w:szCs w:val="24"/>
        </w:rPr>
      </w:pPr>
    </w:p>
    <w:p w14:paraId="5895180F" w14:textId="77777777" w:rsidR="00CC56ED" w:rsidRDefault="00CC56ED" w:rsidP="00ED2B0F">
      <w:pPr>
        <w:jc w:val="both"/>
        <w:rPr>
          <w:ins w:id="2010" w:author="Vanessa Delgado Saltos" w:date="2026-06-04T05:42:00Z" w16du:dateUtc="2026-06-04T10:42:00Z"/>
          <w:rFonts w:ascii="Times New Roman" w:hAnsi="Times New Roman" w:cs="Times New Roman"/>
          <w:sz w:val="24"/>
          <w:szCs w:val="24"/>
        </w:rPr>
      </w:pPr>
    </w:p>
    <w:p w14:paraId="343A3F41" w14:textId="77777777" w:rsidR="00CC56ED" w:rsidRDefault="00CC56ED" w:rsidP="00ED2B0F">
      <w:pPr>
        <w:jc w:val="both"/>
        <w:rPr>
          <w:ins w:id="2011" w:author="Vanessa Delgado Saltos" w:date="2026-06-04T05:42:00Z" w16du:dateUtc="2026-06-04T10:42:00Z"/>
          <w:rFonts w:ascii="Times New Roman" w:hAnsi="Times New Roman" w:cs="Times New Roman"/>
          <w:sz w:val="24"/>
          <w:szCs w:val="24"/>
        </w:rPr>
      </w:pPr>
    </w:p>
    <w:p w14:paraId="504082B5" w14:textId="77777777" w:rsidR="00CC56ED" w:rsidRDefault="00CC56ED" w:rsidP="00ED2B0F">
      <w:pPr>
        <w:jc w:val="both"/>
        <w:rPr>
          <w:ins w:id="2012" w:author="Vanessa Delgado Saltos" w:date="2026-06-04T05:42:00Z" w16du:dateUtc="2026-06-04T10:42:00Z"/>
          <w:rFonts w:ascii="Times New Roman" w:hAnsi="Times New Roman" w:cs="Times New Roman"/>
          <w:sz w:val="24"/>
          <w:szCs w:val="24"/>
        </w:rPr>
      </w:pPr>
    </w:p>
    <w:p w14:paraId="0A9AC4BC" w14:textId="77777777" w:rsidR="00CC56ED" w:rsidRDefault="00CC56ED" w:rsidP="00ED2B0F">
      <w:pPr>
        <w:jc w:val="both"/>
        <w:rPr>
          <w:ins w:id="2013" w:author="Vanessa Delgado Saltos" w:date="2026-06-04T05:42:00Z" w16du:dateUtc="2026-06-04T10:42:00Z"/>
          <w:rFonts w:ascii="Times New Roman" w:hAnsi="Times New Roman" w:cs="Times New Roman"/>
          <w:sz w:val="24"/>
          <w:szCs w:val="24"/>
        </w:rPr>
      </w:pPr>
    </w:p>
    <w:p w14:paraId="5ECDC826" w14:textId="77777777" w:rsidR="00CC56ED" w:rsidRDefault="00CC56ED" w:rsidP="00ED2B0F">
      <w:pPr>
        <w:jc w:val="both"/>
        <w:rPr>
          <w:ins w:id="2014" w:author="Vanessa Delgado Saltos" w:date="2026-06-04T05:42:00Z" w16du:dateUtc="2026-06-04T10:42:00Z"/>
          <w:rFonts w:ascii="Times New Roman" w:hAnsi="Times New Roman" w:cs="Times New Roman"/>
          <w:sz w:val="24"/>
          <w:szCs w:val="24"/>
        </w:rPr>
      </w:pPr>
    </w:p>
    <w:p w14:paraId="47CEFAD1" w14:textId="77777777" w:rsidR="00CC56ED" w:rsidRDefault="00CC56ED" w:rsidP="00ED2B0F">
      <w:pPr>
        <w:jc w:val="both"/>
        <w:rPr>
          <w:ins w:id="2015" w:author="Vanessa Delgado Saltos" w:date="2026-06-04T05:42:00Z" w16du:dateUtc="2026-06-04T10:42:00Z"/>
          <w:rFonts w:ascii="Times New Roman" w:hAnsi="Times New Roman" w:cs="Times New Roman"/>
          <w:sz w:val="24"/>
          <w:szCs w:val="24"/>
        </w:rPr>
      </w:pPr>
    </w:p>
    <w:p w14:paraId="3FF3CB22" w14:textId="77777777" w:rsidR="00CC56ED" w:rsidRDefault="00CC56ED" w:rsidP="00ED2B0F">
      <w:pPr>
        <w:jc w:val="both"/>
        <w:rPr>
          <w:ins w:id="2016" w:author="Vanessa Delgado Saltos" w:date="2026-06-04T05:42:00Z" w16du:dateUtc="2026-06-04T10:42:00Z"/>
          <w:rFonts w:ascii="Times New Roman" w:hAnsi="Times New Roman" w:cs="Times New Roman"/>
          <w:sz w:val="24"/>
          <w:szCs w:val="24"/>
        </w:rPr>
      </w:pPr>
    </w:p>
    <w:p w14:paraId="4153078B" w14:textId="77777777" w:rsidR="00CC56ED" w:rsidRDefault="00CC56ED" w:rsidP="00ED2B0F">
      <w:pPr>
        <w:jc w:val="both"/>
        <w:rPr>
          <w:ins w:id="2017" w:author="Vanessa Delgado Saltos" w:date="2026-06-04T05:42:00Z" w16du:dateUtc="2026-06-04T10:42:00Z"/>
          <w:rFonts w:ascii="Times New Roman" w:hAnsi="Times New Roman" w:cs="Times New Roman"/>
          <w:sz w:val="24"/>
          <w:szCs w:val="24"/>
        </w:rPr>
      </w:pPr>
    </w:p>
    <w:p w14:paraId="467C9ECB" w14:textId="77777777" w:rsidR="00CC56ED" w:rsidRDefault="00CC56ED" w:rsidP="00ED2B0F">
      <w:pPr>
        <w:jc w:val="both"/>
        <w:rPr>
          <w:ins w:id="2018" w:author="Vanessa Delgado Saltos" w:date="2026-06-04T05:42:00Z" w16du:dateUtc="2026-06-04T10:42:00Z"/>
          <w:rFonts w:ascii="Times New Roman" w:hAnsi="Times New Roman" w:cs="Times New Roman"/>
          <w:sz w:val="24"/>
          <w:szCs w:val="24"/>
        </w:rPr>
      </w:pPr>
    </w:p>
    <w:p w14:paraId="1F277BB8" w14:textId="77777777" w:rsidR="00CC56ED" w:rsidRDefault="00CC56ED" w:rsidP="00ED2B0F">
      <w:pPr>
        <w:jc w:val="both"/>
        <w:rPr>
          <w:ins w:id="2019" w:author="Vanessa Delgado Saltos" w:date="2026-06-04T05:42:00Z" w16du:dateUtc="2026-06-04T10:42:00Z"/>
          <w:rFonts w:ascii="Times New Roman" w:hAnsi="Times New Roman" w:cs="Times New Roman"/>
          <w:sz w:val="24"/>
          <w:szCs w:val="24"/>
        </w:rPr>
      </w:pPr>
    </w:p>
    <w:p w14:paraId="582BAB93" w14:textId="77777777" w:rsidR="00CC56ED" w:rsidRDefault="00CC56ED" w:rsidP="00ED2B0F">
      <w:pPr>
        <w:jc w:val="both"/>
        <w:rPr>
          <w:ins w:id="2020" w:author="Vanessa Delgado Saltos" w:date="2026-06-04T05:42:00Z" w16du:dateUtc="2026-06-04T10:42:00Z"/>
          <w:rFonts w:ascii="Times New Roman" w:hAnsi="Times New Roman" w:cs="Times New Roman"/>
          <w:sz w:val="24"/>
          <w:szCs w:val="24"/>
        </w:rPr>
      </w:pPr>
    </w:p>
    <w:p w14:paraId="32E382D9" w14:textId="77777777" w:rsidR="00CC56ED" w:rsidRDefault="00CC56ED" w:rsidP="00ED2B0F">
      <w:pPr>
        <w:jc w:val="both"/>
        <w:rPr>
          <w:ins w:id="2021" w:author="Vanessa Delgado Saltos" w:date="2026-06-04T05:42:00Z" w16du:dateUtc="2026-06-04T10:42:00Z"/>
          <w:rFonts w:ascii="Times New Roman" w:hAnsi="Times New Roman" w:cs="Times New Roman"/>
          <w:sz w:val="24"/>
          <w:szCs w:val="24"/>
        </w:rPr>
      </w:pPr>
    </w:p>
    <w:p w14:paraId="1FCF148E" w14:textId="77777777" w:rsidR="00CC56ED" w:rsidRDefault="00CC56ED" w:rsidP="00ED2B0F">
      <w:pPr>
        <w:jc w:val="both"/>
        <w:rPr>
          <w:ins w:id="2022" w:author="Vanessa Delgado Saltos" w:date="2026-06-04T05:42:00Z" w16du:dateUtc="2026-06-04T10:42:00Z"/>
          <w:rFonts w:ascii="Times New Roman" w:hAnsi="Times New Roman" w:cs="Times New Roman"/>
          <w:sz w:val="24"/>
          <w:szCs w:val="24"/>
        </w:rPr>
      </w:pPr>
    </w:p>
    <w:p w14:paraId="4CB2F011" w14:textId="77777777" w:rsidR="00CC56ED" w:rsidRDefault="00CC56ED" w:rsidP="00ED2B0F">
      <w:pPr>
        <w:jc w:val="both"/>
        <w:rPr>
          <w:ins w:id="2023" w:author="Vanessa Delgado Saltos" w:date="2026-06-04T05:42:00Z" w16du:dateUtc="2026-06-04T10:42:00Z"/>
          <w:rFonts w:ascii="Times New Roman" w:hAnsi="Times New Roman" w:cs="Times New Roman"/>
          <w:sz w:val="24"/>
          <w:szCs w:val="24"/>
        </w:rPr>
      </w:pPr>
    </w:p>
    <w:p w14:paraId="1B0DB96C" w14:textId="5E03772B" w:rsidR="00CC56ED" w:rsidRDefault="00CC56ED" w:rsidP="00ED2B0F">
      <w:pPr>
        <w:jc w:val="both"/>
        <w:rPr>
          <w:ins w:id="2024" w:author="Vanessa Delgado Saltos" w:date="2026-06-04T05:42:00Z" w16du:dateUtc="2026-06-04T10:42:00Z"/>
          <w:rFonts w:ascii="Times New Roman" w:hAnsi="Times New Roman" w:cs="Times New Roman"/>
          <w:sz w:val="24"/>
          <w:szCs w:val="24"/>
        </w:rPr>
      </w:pPr>
    </w:p>
    <w:p w14:paraId="278FD022" w14:textId="77777777" w:rsidR="00CC56ED" w:rsidRDefault="00CC56ED" w:rsidP="00ED2B0F">
      <w:pPr>
        <w:jc w:val="both"/>
        <w:rPr>
          <w:ins w:id="2025" w:author="Vanessa Delgado Saltos" w:date="2026-06-04T05:42:00Z" w16du:dateUtc="2026-06-04T10:42:00Z"/>
          <w:rFonts w:ascii="Times New Roman" w:hAnsi="Times New Roman" w:cs="Times New Roman"/>
          <w:sz w:val="24"/>
          <w:szCs w:val="24"/>
        </w:rPr>
      </w:pPr>
    </w:p>
    <w:p w14:paraId="026A983E" w14:textId="77777777" w:rsidR="00CC56ED" w:rsidRDefault="00CC56ED" w:rsidP="00ED2B0F">
      <w:pPr>
        <w:jc w:val="both"/>
        <w:rPr>
          <w:ins w:id="2026" w:author="Vanessa Delgado Saltos" w:date="2026-06-04T05:42:00Z" w16du:dateUtc="2026-06-04T10:42:00Z"/>
          <w:rFonts w:ascii="Times New Roman" w:hAnsi="Times New Roman" w:cs="Times New Roman"/>
          <w:sz w:val="24"/>
          <w:szCs w:val="24"/>
        </w:rPr>
      </w:pPr>
    </w:p>
    <w:p w14:paraId="34993BD5" w14:textId="77777777" w:rsidR="00CC56ED" w:rsidRDefault="00CC56ED" w:rsidP="00ED2B0F">
      <w:pPr>
        <w:jc w:val="both"/>
        <w:rPr>
          <w:ins w:id="2027" w:author="Vanessa Delgado Saltos" w:date="2026-06-04T05:42:00Z" w16du:dateUtc="2026-06-04T10:42:00Z"/>
          <w:rFonts w:ascii="Times New Roman" w:hAnsi="Times New Roman" w:cs="Times New Roman"/>
          <w:sz w:val="24"/>
          <w:szCs w:val="24"/>
        </w:rPr>
      </w:pPr>
    </w:p>
    <w:p w14:paraId="0FA64ED7" w14:textId="37D216E5" w:rsidR="00CC56ED" w:rsidRDefault="00CC56ED" w:rsidP="00ED2B0F">
      <w:pPr>
        <w:jc w:val="both"/>
        <w:rPr>
          <w:ins w:id="2028" w:author="Vanessa Delgado Saltos" w:date="2026-06-04T05:42:00Z" w16du:dateUtc="2026-06-04T10:42:00Z"/>
          <w:rFonts w:ascii="Times New Roman" w:hAnsi="Times New Roman" w:cs="Times New Roman"/>
          <w:sz w:val="24"/>
          <w:szCs w:val="24"/>
        </w:rPr>
      </w:pPr>
    </w:p>
    <w:p w14:paraId="6A236FEB" w14:textId="77777777" w:rsidR="00CC56ED" w:rsidRDefault="00CC56ED" w:rsidP="00ED2B0F">
      <w:pPr>
        <w:jc w:val="both"/>
        <w:rPr>
          <w:ins w:id="2029" w:author="Vanessa Delgado Saltos" w:date="2026-06-04T05:42:00Z" w16du:dateUtc="2026-06-04T10:42:00Z"/>
          <w:rFonts w:ascii="Times New Roman" w:hAnsi="Times New Roman" w:cs="Times New Roman"/>
          <w:sz w:val="24"/>
          <w:szCs w:val="24"/>
        </w:rPr>
      </w:pPr>
    </w:p>
    <w:p w14:paraId="6F96A91D" w14:textId="77777777" w:rsidR="00CC56ED" w:rsidRDefault="00CC56ED" w:rsidP="00ED2B0F">
      <w:pPr>
        <w:jc w:val="both"/>
        <w:rPr>
          <w:ins w:id="2030" w:author="Vanessa Delgado Saltos" w:date="2026-06-04T05:42:00Z" w16du:dateUtc="2026-06-04T10:42:00Z"/>
          <w:rFonts w:ascii="Times New Roman" w:hAnsi="Times New Roman" w:cs="Times New Roman"/>
          <w:sz w:val="24"/>
          <w:szCs w:val="24"/>
        </w:rPr>
      </w:pPr>
    </w:p>
    <w:p w14:paraId="6E2F001A" w14:textId="6EB0B620" w:rsidR="00CC56ED" w:rsidRDefault="00CC56ED" w:rsidP="00ED2B0F">
      <w:pPr>
        <w:jc w:val="both"/>
        <w:rPr>
          <w:ins w:id="2031" w:author="Vanessa Delgado Saltos" w:date="2026-06-04T05:42:00Z" w16du:dateUtc="2026-06-04T10:42:00Z"/>
          <w:rFonts w:ascii="Times New Roman" w:hAnsi="Times New Roman" w:cs="Times New Roman"/>
          <w:sz w:val="24"/>
          <w:szCs w:val="24"/>
        </w:rPr>
      </w:pPr>
    </w:p>
    <w:p w14:paraId="240949C7" w14:textId="77777777" w:rsidR="00CC56ED" w:rsidRDefault="00CC56ED" w:rsidP="00ED2B0F">
      <w:pPr>
        <w:jc w:val="both"/>
        <w:rPr>
          <w:ins w:id="2032" w:author="Vanessa Delgado Saltos" w:date="2026-06-04T05:42:00Z" w16du:dateUtc="2026-06-04T10:42:00Z"/>
          <w:rFonts w:ascii="Times New Roman" w:hAnsi="Times New Roman" w:cs="Times New Roman"/>
          <w:sz w:val="24"/>
          <w:szCs w:val="24"/>
        </w:rPr>
      </w:pPr>
    </w:p>
    <w:p w14:paraId="69D43358" w14:textId="77777777" w:rsidR="00CC56ED" w:rsidRDefault="00CC56ED" w:rsidP="00ED2B0F">
      <w:pPr>
        <w:jc w:val="both"/>
        <w:rPr>
          <w:ins w:id="2033" w:author="Vanessa Delgado Saltos" w:date="2026-06-04T05:42:00Z" w16du:dateUtc="2026-06-04T10:42:00Z"/>
          <w:rFonts w:ascii="Times New Roman" w:hAnsi="Times New Roman" w:cs="Times New Roman"/>
          <w:sz w:val="24"/>
          <w:szCs w:val="24"/>
        </w:rPr>
      </w:pPr>
    </w:p>
    <w:p w14:paraId="222E24DC" w14:textId="77777777" w:rsidR="00CC56ED" w:rsidRDefault="00CC56ED" w:rsidP="00ED2B0F">
      <w:pPr>
        <w:jc w:val="both"/>
        <w:rPr>
          <w:ins w:id="2034" w:author="Vanessa Delgado Saltos" w:date="2026-06-04T05:42:00Z" w16du:dateUtc="2026-06-04T10:42:00Z"/>
          <w:rFonts w:ascii="Times New Roman" w:hAnsi="Times New Roman" w:cs="Times New Roman"/>
          <w:sz w:val="24"/>
          <w:szCs w:val="24"/>
        </w:rPr>
      </w:pPr>
    </w:p>
    <w:p w14:paraId="091F2CF9" w14:textId="77777777" w:rsidR="00CC56ED" w:rsidRDefault="00CC56ED" w:rsidP="00ED2B0F">
      <w:pPr>
        <w:jc w:val="both"/>
        <w:rPr>
          <w:ins w:id="2035" w:author="Vanessa Delgado Saltos" w:date="2026-06-04T05:42:00Z" w16du:dateUtc="2026-06-04T10:42:00Z"/>
          <w:rFonts w:ascii="Times New Roman" w:hAnsi="Times New Roman" w:cs="Times New Roman"/>
          <w:sz w:val="24"/>
          <w:szCs w:val="24"/>
        </w:rPr>
      </w:pPr>
    </w:p>
    <w:p w14:paraId="3A42E1E3" w14:textId="630A4BFA" w:rsidR="00477126" w:rsidRPr="0079121A" w:rsidDel="00CC56ED" w:rsidRDefault="00CC56ED" w:rsidP="00ED2B0F">
      <w:pPr>
        <w:jc w:val="both"/>
        <w:rPr>
          <w:del w:id="2036" w:author="Vanessa Delgado Saltos" w:date="2026-06-04T05:42:00Z" w16du:dateUtc="2026-06-04T10:42:00Z"/>
          <w:rFonts w:ascii="Times New Roman" w:hAnsi="Times New Roman" w:cs="Times New Roman"/>
          <w:sz w:val="24"/>
          <w:szCs w:val="24"/>
          <w:rPrChange w:id="2037" w:author="Vanessa Delgado Saltos" w:date="2026-06-04T05:19:00Z" w16du:dateUtc="2026-06-04T10:19:00Z">
            <w:rPr>
              <w:del w:id="2038" w:author="Vanessa Delgado Saltos" w:date="2026-06-04T05:42:00Z" w16du:dateUtc="2026-06-04T10:42:00Z"/>
            </w:rPr>
          </w:rPrChange>
        </w:rPr>
        <w:pPrChange w:id="2039" w:author="Vanessa Delgado Saltos" w:date="2026-06-04T05:28:00Z" w16du:dateUtc="2026-06-04T10:28:00Z">
          <w:pPr/>
        </w:pPrChange>
      </w:pPr>
      <w:ins w:id="2040" w:author="Vanessa Delgado Saltos" w:date="2026-06-04T05:32:00Z">
        <w:r w:rsidRPr="00ED2B0F">
          <w:rPr>
            <w:rFonts w:ascii="Times New Roman" w:hAnsi="Times New Roman" w:cs="Times New Roman"/>
            <w:sz w:val="24"/>
            <w:szCs w:val="24"/>
          </w:rPr>
          <w:lastRenderedPageBreak/>
          <w:drawing>
            <wp:anchor distT="0" distB="0" distL="114300" distR="114300" simplePos="0" relativeHeight="251659264" behindDoc="0" locked="0" layoutInCell="1" allowOverlap="1" wp14:anchorId="5FB84C73" wp14:editId="6DDF0222">
              <wp:simplePos x="0" y="0"/>
              <wp:positionH relativeFrom="column">
                <wp:posOffset>-950663</wp:posOffset>
              </wp:positionH>
              <wp:positionV relativeFrom="paragraph">
                <wp:posOffset>354469</wp:posOffset>
              </wp:positionV>
              <wp:extent cx="7331593" cy="8698939"/>
              <wp:effectExtent l="0" t="0" r="3175" b="6985"/>
              <wp:wrapNone/>
              <wp:docPr id="16534816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42477" cy="8711853"/>
                      </a:xfrm>
                      <a:prstGeom prst="rect">
                        <a:avLst/>
                      </a:prstGeom>
                      <a:noFill/>
                      <a:ln>
                        <a:noFill/>
                      </a:ln>
                    </pic:spPr>
                  </pic:pic>
                </a:graphicData>
              </a:graphic>
              <wp14:sizeRelH relativeFrom="margin">
                <wp14:pctWidth>0</wp14:pctWidth>
              </wp14:sizeRelH>
              <wp14:sizeRelV relativeFrom="margin">
                <wp14:pctHeight>0</wp14:pctHeight>
              </wp14:sizeRelV>
            </wp:anchor>
          </w:drawing>
        </w:r>
      </w:ins>
    </w:p>
    <w:p w14:paraId="6A153AA6" w14:textId="0C3B6A3D" w:rsidR="00477126" w:rsidRPr="0079121A" w:rsidDel="00CC56ED" w:rsidRDefault="00477126" w:rsidP="00ED2B0F">
      <w:pPr>
        <w:jc w:val="both"/>
        <w:rPr>
          <w:del w:id="2041" w:author="Vanessa Delgado Saltos" w:date="2026-06-04T05:42:00Z" w16du:dateUtc="2026-06-04T10:42:00Z"/>
          <w:rFonts w:ascii="Times New Roman" w:hAnsi="Times New Roman" w:cs="Times New Roman"/>
          <w:sz w:val="24"/>
          <w:szCs w:val="24"/>
          <w:rPrChange w:id="2042" w:author="Vanessa Delgado Saltos" w:date="2026-06-04T05:19:00Z" w16du:dateUtc="2026-06-04T10:19:00Z">
            <w:rPr>
              <w:del w:id="2043" w:author="Vanessa Delgado Saltos" w:date="2026-06-04T05:42:00Z" w16du:dateUtc="2026-06-04T10:42:00Z"/>
            </w:rPr>
          </w:rPrChange>
        </w:rPr>
        <w:pPrChange w:id="2044" w:author="Vanessa Delgado Saltos" w:date="2026-06-04T05:28:00Z" w16du:dateUtc="2026-06-04T10:28:00Z">
          <w:pPr/>
        </w:pPrChange>
      </w:pPr>
    </w:p>
    <w:p w14:paraId="513252D5" w14:textId="5E6759EF" w:rsidR="00477126" w:rsidRPr="0079121A" w:rsidDel="00CC56ED" w:rsidRDefault="00477126" w:rsidP="00ED2B0F">
      <w:pPr>
        <w:jc w:val="both"/>
        <w:rPr>
          <w:del w:id="2045" w:author="Vanessa Delgado Saltos" w:date="2026-06-04T05:42:00Z" w16du:dateUtc="2026-06-04T10:42:00Z"/>
          <w:rFonts w:ascii="Times New Roman" w:hAnsi="Times New Roman" w:cs="Times New Roman"/>
          <w:sz w:val="24"/>
          <w:szCs w:val="24"/>
          <w:rPrChange w:id="2046" w:author="Vanessa Delgado Saltos" w:date="2026-06-04T05:19:00Z" w16du:dateUtc="2026-06-04T10:19:00Z">
            <w:rPr>
              <w:del w:id="2047" w:author="Vanessa Delgado Saltos" w:date="2026-06-04T05:42:00Z" w16du:dateUtc="2026-06-04T10:42:00Z"/>
            </w:rPr>
          </w:rPrChange>
        </w:rPr>
        <w:pPrChange w:id="2048" w:author="Vanessa Delgado Saltos" w:date="2026-06-04T05:28:00Z" w16du:dateUtc="2026-06-04T10:28:00Z">
          <w:pPr/>
        </w:pPrChange>
      </w:pPr>
    </w:p>
    <w:p w14:paraId="35BCDC58" w14:textId="3DF2135F" w:rsidR="00477126" w:rsidRPr="0079121A" w:rsidDel="00CC56ED" w:rsidRDefault="00477126" w:rsidP="00ED2B0F">
      <w:pPr>
        <w:jc w:val="both"/>
        <w:rPr>
          <w:del w:id="2049" w:author="Vanessa Delgado Saltos" w:date="2026-06-04T05:42:00Z" w16du:dateUtc="2026-06-04T10:42:00Z"/>
          <w:rFonts w:ascii="Times New Roman" w:hAnsi="Times New Roman" w:cs="Times New Roman"/>
          <w:sz w:val="24"/>
          <w:szCs w:val="24"/>
          <w:rPrChange w:id="2050" w:author="Vanessa Delgado Saltos" w:date="2026-06-04T05:19:00Z" w16du:dateUtc="2026-06-04T10:19:00Z">
            <w:rPr>
              <w:del w:id="2051" w:author="Vanessa Delgado Saltos" w:date="2026-06-04T05:42:00Z" w16du:dateUtc="2026-06-04T10:42:00Z"/>
            </w:rPr>
          </w:rPrChange>
        </w:rPr>
        <w:pPrChange w:id="2052" w:author="Vanessa Delgado Saltos" w:date="2026-06-04T05:28:00Z" w16du:dateUtc="2026-06-04T10:28:00Z">
          <w:pPr/>
        </w:pPrChange>
      </w:pPr>
    </w:p>
    <w:p w14:paraId="11927B91" w14:textId="0ADDEC6C" w:rsidR="00477126" w:rsidRPr="0079121A" w:rsidDel="00CC56ED" w:rsidRDefault="00477126" w:rsidP="00ED2B0F">
      <w:pPr>
        <w:jc w:val="both"/>
        <w:rPr>
          <w:del w:id="2053" w:author="Vanessa Delgado Saltos" w:date="2026-06-04T05:42:00Z" w16du:dateUtc="2026-06-04T10:42:00Z"/>
          <w:rFonts w:ascii="Times New Roman" w:hAnsi="Times New Roman" w:cs="Times New Roman"/>
          <w:sz w:val="24"/>
          <w:szCs w:val="24"/>
          <w:rPrChange w:id="2054" w:author="Vanessa Delgado Saltos" w:date="2026-06-04T05:19:00Z" w16du:dateUtc="2026-06-04T10:19:00Z">
            <w:rPr>
              <w:del w:id="2055" w:author="Vanessa Delgado Saltos" w:date="2026-06-04T05:42:00Z" w16du:dateUtc="2026-06-04T10:42:00Z"/>
            </w:rPr>
          </w:rPrChange>
        </w:rPr>
        <w:pPrChange w:id="2056" w:author="Vanessa Delgado Saltos" w:date="2026-06-04T05:28:00Z" w16du:dateUtc="2026-06-04T10:28:00Z">
          <w:pPr/>
        </w:pPrChange>
      </w:pPr>
    </w:p>
    <w:p w14:paraId="4C6348AE" w14:textId="7EC39497" w:rsidR="00477126" w:rsidRPr="0079121A" w:rsidDel="00CC56ED" w:rsidRDefault="00477126" w:rsidP="00ED2B0F">
      <w:pPr>
        <w:jc w:val="both"/>
        <w:rPr>
          <w:del w:id="2057" w:author="Vanessa Delgado Saltos" w:date="2026-06-04T05:42:00Z" w16du:dateUtc="2026-06-04T10:42:00Z"/>
          <w:rFonts w:ascii="Times New Roman" w:hAnsi="Times New Roman" w:cs="Times New Roman"/>
          <w:sz w:val="24"/>
          <w:szCs w:val="24"/>
          <w:rPrChange w:id="2058" w:author="Vanessa Delgado Saltos" w:date="2026-06-04T05:19:00Z" w16du:dateUtc="2026-06-04T10:19:00Z">
            <w:rPr>
              <w:del w:id="2059" w:author="Vanessa Delgado Saltos" w:date="2026-06-04T05:42:00Z" w16du:dateUtc="2026-06-04T10:42:00Z"/>
            </w:rPr>
          </w:rPrChange>
        </w:rPr>
        <w:pPrChange w:id="2060" w:author="Vanessa Delgado Saltos" w:date="2026-06-04T05:28:00Z" w16du:dateUtc="2026-06-04T10:28:00Z">
          <w:pPr/>
        </w:pPrChange>
      </w:pPr>
    </w:p>
    <w:p w14:paraId="3D4E6777" w14:textId="77777777" w:rsidR="00477126" w:rsidRPr="0079121A" w:rsidDel="00CC56ED" w:rsidRDefault="00477126" w:rsidP="00ED2B0F">
      <w:pPr>
        <w:jc w:val="both"/>
        <w:rPr>
          <w:del w:id="2061" w:author="Vanessa Delgado Saltos" w:date="2026-06-04T05:42:00Z" w16du:dateUtc="2026-06-04T10:42:00Z"/>
          <w:rFonts w:ascii="Times New Roman" w:hAnsi="Times New Roman" w:cs="Times New Roman"/>
          <w:sz w:val="24"/>
          <w:szCs w:val="24"/>
          <w:rPrChange w:id="2062" w:author="Vanessa Delgado Saltos" w:date="2026-06-04T05:19:00Z" w16du:dateUtc="2026-06-04T10:19:00Z">
            <w:rPr>
              <w:del w:id="2063" w:author="Vanessa Delgado Saltos" w:date="2026-06-04T05:42:00Z" w16du:dateUtc="2026-06-04T10:42:00Z"/>
            </w:rPr>
          </w:rPrChange>
        </w:rPr>
        <w:pPrChange w:id="2064" w:author="Vanessa Delgado Saltos" w:date="2026-06-04T05:28:00Z" w16du:dateUtc="2026-06-04T10:28:00Z">
          <w:pPr/>
        </w:pPrChange>
      </w:pPr>
    </w:p>
    <w:p w14:paraId="5F19C99C" w14:textId="0C87510F" w:rsidR="00477126" w:rsidRPr="00ED2B0F" w:rsidRDefault="00ED2B0F" w:rsidP="00ED2B0F">
      <w:pPr>
        <w:pStyle w:val="Ttulo1"/>
        <w:pPrChange w:id="2065" w:author="Vanessa Delgado Saltos" w:date="2026-06-04T05:33:00Z" w16du:dateUtc="2026-06-04T10:33:00Z">
          <w:pPr/>
        </w:pPrChange>
      </w:pPr>
      <w:bookmarkStart w:id="2066" w:name="_Toc231443960"/>
      <w:ins w:id="2067" w:author="Vanessa Delgado Saltos" w:date="2026-06-04T05:31:00Z" w16du:dateUtc="2026-06-04T10:31:00Z">
        <w:r>
          <w:t xml:space="preserve">8. </w:t>
        </w:r>
      </w:ins>
      <w:ins w:id="2068" w:author="Vanessa Delgado Saltos" w:date="2026-06-04T05:14:00Z" w16du:dateUtc="2026-06-04T10:14:00Z">
        <w:r w:rsidR="0079121A" w:rsidRPr="00ED2B0F">
          <w:t>Diagrama de casos de uso</w:t>
        </w:r>
      </w:ins>
      <w:bookmarkEnd w:id="2066"/>
    </w:p>
    <w:p w14:paraId="3C59C59F" w14:textId="55F7D089" w:rsidR="00ED2B0F" w:rsidRPr="00ED2B0F" w:rsidRDefault="00ED2B0F" w:rsidP="00ED2B0F">
      <w:pPr>
        <w:jc w:val="both"/>
        <w:rPr>
          <w:ins w:id="2069" w:author="Vanessa Delgado Saltos" w:date="2026-06-04T05:32:00Z"/>
          <w:rFonts w:ascii="Times New Roman" w:hAnsi="Times New Roman" w:cs="Times New Roman"/>
          <w:sz w:val="24"/>
          <w:szCs w:val="24"/>
        </w:rPr>
      </w:pPr>
    </w:p>
    <w:p w14:paraId="041ECF8A" w14:textId="313CBFAC" w:rsidR="00477126" w:rsidRPr="0079121A" w:rsidRDefault="00477126" w:rsidP="00ED2B0F">
      <w:pPr>
        <w:jc w:val="both"/>
        <w:rPr>
          <w:rFonts w:ascii="Times New Roman" w:hAnsi="Times New Roman" w:cs="Times New Roman"/>
          <w:sz w:val="24"/>
          <w:szCs w:val="24"/>
          <w:rPrChange w:id="2070" w:author="Vanessa Delgado Saltos" w:date="2026-06-04T05:19:00Z" w16du:dateUtc="2026-06-04T10:19:00Z">
            <w:rPr/>
          </w:rPrChange>
        </w:rPr>
        <w:pPrChange w:id="2071" w:author="Vanessa Delgado Saltos" w:date="2026-06-04T05:28:00Z" w16du:dateUtc="2026-06-04T10:28:00Z">
          <w:pPr/>
        </w:pPrChange>
      </w:pPr>
    </w:p>
    <w:p w14:paraId="706FEA33" w14:textId="693EEBF0" w:rsidR="0079121A" w:rsidRPr="0079121A" w:rsidRDefault="0079121A" w:rsidP="00ED2B0F">
      <w:pPr>
        <w:jc w:val="both"/>
        <w:rPr>
          <w:ins w:id="2072" w:author="Vanessa Delgado Saltos" w:date="2026-06-04T05:14:00Z"/>
          <w:rFonts w:ascii="Times New Roman" w:hAnsi="Times New Roman" w:cs="Times New Roman"/>
          <w:sz w:val="24"/>
          <w:szCs w:val="24"/>
          <w:rPrChange w:id="2073" w:author="Vanessa Delgado Saltos" w:date="2026-06-04T05:19:00Z" w16du:dateUtc="2026-06-04T10:19:00Z">
            <w:rPr>
              <w:ins w:id="2074" w:author="Vanessa Delgado Saltos" w:date="2026-06-04T05:14:00Z"/>
            </w:rPr>
          </w:rPrChange>
        </w:rPr>
        <w:pPrChange w:id="2075" w:author="Vanessa Delgado Saltos" w:date="2026-06-04T05:28:00Z" w16du:dateUtc="2026-06-04T10:28:00Z">
          <w:pPr/>
        </w:pPrChange>
      </w:pPr>
    </w:p>
    <w:p w14:paraId="5903DB71" w14:textId="7FE945E8" w:rsidR="00477126" w:rsidRPr="0079121A" w:rsidRDefault="00477126" w:rsidP="00ED2B0F">
      <w:pPr>
        <w:jc w:val="both"/>
        <w:rPr>
          <w:rFonts w:ascii="Times New Roman" w:hAnsi="Times New Roman" w:cs="Times New Roman"/>
          <w:sz w:val="24"/>
          <w:szCs w:val="24"/>
          <w:rPrChange w:id="2076" w:author="Vanessa Delgado Saltos" w:date="2026-06-04T05:19:00Z" w16du:dateUtc="2026-06-04T10:19:00Z">
            <w:rPr/>
          </w:rPrChange>
        </w:rPr>
        <w:pPrChange w:id="2077" w:author="Vanessa Delgado Saltos" w:date="2026-06-04T05:28:00Z" w16du:dateUtc="2026-06-04T10:28:00Z">
          <w:pPr/>
        </w:pPrChange>
      </w:pPr>
    </w:p>
    <w:p w14:paraId="061B2CD4" w14:textId="77777777" w:rsidR="00477126" w:rsidRPr="0079121A" w:rsidRDefault="00477126" w:rsidP="00ED2B0F">
      <w:pPr>
        <w:jc w:val="both"/>
        <w:rPr>
          <w:rFonts w:ascii="Times New Roman" w:hAnsi="Times New Roman" w:cs="Times New Roman"/>
          <w:sz w:val="24"/>
          <w:szCs w:val="24"/>
          <w:rPrChange w:id="2078" w:author="Vanessa Delgado Saltos" w:date="2026-06-04T05:19:00Z" w16du:dateUtc="2026-06-04T10:19:00Z">
            <w:rPr/>
          </w:rPrChange>
        </w:rPr>
        <w:pPrChange w:id="2079" w:author="Vanessa Delgado Saltos" w:date="2026-06-04T05:28:00Z" w16du:dateUtc="2026-06-04T10:28:00Z">
          <w:pPr/>
        </w:pPrChange>
      </w:pPr>
    </w:p>
    <w:p w14:paraId="404275F7" w14:textId="69539B5F" w:rsidR="00477126" w:rsidRPr="0079121A" w:rsidRDefault="00477126" w:rsidP="00ED2B0F">
      <w:pPr>
        <w:jc w:val="both"/>
        <w:rPr>
          <w:rFonts w:ascii="Times New Roman" w:hAnsi="Times New Roman" w:cs="Times New Roman"/>
          <w:sz w:val="24"/>
          <w:szCs w:val="24"/>
          <w:rPrChange w:id="2080" w:author="Vanessa Delgado Saltos" w:date="2026-06-04T05:19:00Z" w16du:dateUtc="2026-06-04T10:19:00Z">
            <w:rPr/>
          </w:rPrChange>
        </w:rPr>
        <w:pPrChange w:id="2081" w:author="Vanessa Delgado Saltos" w:date="2026-06-04T05:28:00Z" w16du:dateUtc="2026-06-04T10:28:00Z">
          <w:pPr/>
        </w:pPrChange>
      </w:pPr>
    </w:p>
    <w:p w14:paraId="34910236" w14:textId="0751AA98" w:rsidR="00477126" w:rsidRPr="0079121A" w:rsidRDefault="00477126" w:rsidP="00ED2B0F">
      <w:pPr>
        <w:jc w:val="both"/>
        <w:rPr>
          <w:rFonts w:ascii="Times New Roman" w:hAnsi="Times New Roman" w:cs="Times New Roman"/>
          <w:sz w:val="24"/>
          <w:szCs w:val="24"/>
          <w:rPrChange w:id="2082" w:author="Vanessa Delgado Saltos" w:date="2026-06-04T05:19:00Z" w16du:dateUtc="2026-06-04T10:19:00Z">
            <w:rPr/>
          </w:rPrChange>
        </w:rPr>
        <w:pPrChange w:id="2083" w:author="Vanessa Delgado Saltos" w:date="2026-06-04T05:28:00Z" w16du:dateUtc="2026-06-04T10:28:00Z">
          <w:pPr/>
        </w:pPrChange>
      </w:pPr>
    </w:p>
    <w:p w14:paraId="5BC9A7BB" w14:textId="1D9758EA" w:rsidR="00477126" w:rsidRPr="0079121A" w:rsidRDefault="00477126" w:rsidP="00ED2B0F">
      <w:pPr>
        <w:jc w:val="both"/>
        <w:rPr>
          <w:rFonts w:ascii="Times New Roman" w:hAnsi="Times New Roman" w:cs="Times New Roman"/>
          <w:sz w:val="24"/>
          <w:szCs w:val="24"/>
          <w:rPrChange w:id="2084" w:author="Vanessa Delgado Saltos" w:date="2026-06-04T05:19:00Z" w16du:dateUtc="2026-06-04T10:19:00Z">
            <w:rPr/>
          </w:rPrChange>
        </w:rPr>
        <w:pPrChange w:id="2085" w:author="Vanessa Delgado Saltos" w:date="2026-06-04T05:28:00Z" w16du:dateUtc="2026-06-04T10:28:00Z">
          <w:pPr/>
        </w:pPrChange>
      </w:pPr>
    </w:p>
    <w:p w14:paraId="188833E4" w14:textId="25F55171" w:rsidR="00477126" w:rsidRPr="0079121A" w:rsidRDefault="00477126" w:rsidP="00ED2B0F">
      <w:pPr>
        <w:jc w:val="both"/>
        <w:rPr>
          <w:rFonts w:ascii="Times New Roman" w:hAnsi="Times New Roman" w:cs="Times New Roman"/>
          <w:sz w:val="24"/>
          <w:szCs w:val="24"/>
          <w:rPrChange w:id="2086" w:author="Vanessa Delgado Saltos" w:date="2026-06-04T05:19:00Z" w16du:dateUtc="2026-06-04T10:19:00Z">
            <w:rPr/>
          </w:rPrChange>
        </w:rPr>
        <w:pPrChange w:id="2087" w:author="Vanessa Delgado Saltos" w:date="2026-06-04T05:28:00Z" w16du:dateUtc="2026-06-04T10:28:00Z">
          <w:pPr/>
        </w:pPrChange>
      </w:pPr>
    </w:p>
    <w:p w14:paraId="51928600" w14:textId="77777777" w:rsidR="00477126" w:rsidRPr="0079121A" w:rsidRDefault="00477126" w:rsidP="00ED2B0F">
      <w:pPr>
        <w:jc w:val="both"/>
        <w:rPr>
          <w:rFonts w:ascii="Times New Roman" w:hAnsi="Times New Roman" w:cs="Times New Roman"/>
          <w:sz w:val="24"/>
          <w:szCs w:val="24"/>
          <w:rPrChange w:id="2088" w:author="Vanessa Delgado Saltos" w:date="2026-06-04T05:19:00Z" w16du:dateUtc="2026-06-04T10:19:00Z">
            <w:rPr/>
          </w:rPrChange>
        </w:rPr>
        <w:pPrChange w:id="2089" w:author="Vanessa Delgado Saltos" w:date="2026-06-04T05:28:00Z" w16du:dateUtc="2026-06-04T10:28:00Z">
          <w:pPr/>
        </w:pPrChange>
      </w:pPr>
    </w:p>
    <w:p w14:paraId="0D822CB1" w14:textId="03A7FA35" w:rsidR="00477126" w:rsidRPr="0079121A" w:rsidRDefault="00477126" w:rsidP="00ED2B0F">
      <w:pPr>
        <w:jc w:val="both"/>
        <w:rPr>
          <w:rFonts w:ascii="Times New Roman" w:hAnsi="Times New Roman" w:cs="Times New Roman"/>
          <w:sz w:val="24"/>
          <w:szCs w:val="24"/>
          <w:rPrChange w:id="2090" w:author="Vanessa Delgado Saltos" w:date="2026-06-04T05:19:00Z" w16du:dateUtc="2026-06-04T10:19:00Z">
            <w:rPr/>
          </w:rPrChange>
        </w:rPr>
        <w:pPrChange w:id="2091" w:author="Vanessa Delgado Saltos" w:date="2026-06-04T05:28:00Z" w16du:dateUtc="2026-06-04T10:28:00Z">
          <w:pPr/>
        </w:pPrChange>
      </w:pPr>
    </w:p>
    <w:p w14:paraId="52C4F9A8" w14:textId="77777777" w:rsidR="00477126" w:rsidRPr="0079121A" w:rsidRDefault="00477126" w:rsidP="00ED2B0F">
      <w:pPr>
        <w:jc w:val="both"/>
        <w:rPr>
          <w:rFonts w:ascii="Times New Roman" w:hAnsi="Times New Roman" w:cs="Times New Roman"/>
          <w:sz w:val="24"/>
          <w:szCs w:val="24"/>
          <w:rPrChange w:id="2092" w:author="Vanessa Delgado Saltos" w:date="2026-06-04T05:19:00Z" w16du:dateUtc="2026-06-04T10:19:00Z">
            <w:rPr/>
          </w:rPrChange>
        </w:rPr>
        <w:pPrChange w:id="2093" w:author="Vanessa Delgado Saltos" w:date="2026-06-04T05:28:00Z" w16du:dateUtc="2026-06-04T10:28:00Z">
          <w:pPr/>
        </w:pPrChange>
      </w:pPr>
    </w:p>
    <w:p w14:paraId="4D61A00B" w14:textId="35312515" w:rsidR="00477126" w:rsidRDefault="00477126" w:rsidP="00ED2B0F">
      <w:pPr>
        <w:jc w:val="both"/>
        <w:rPr>
          <w:ins w:id="2094" w:author="Vanessa Delgado Saltos" w:date="2026-06-04T05:42:00Z" w16du:dateUtc="2026-06-04T10:42:00Z"/>
          <w:rFonts w:ascii="Times New Roman" w:hAnsi="Times New Roman" w:cs="Times New Roman"/>
          <w:sz w:val="24"/>
          <w:szCs w:val="24"/>
        </w:rPr>
      </w:pPr>
    </w:p>
    <w:p w14:paraId="0DC8C9E2" w14:textId="77777777" w:rsidR="00CC56ED" w:rsidRDefault="00CC56ED" w:rsidP="00ED2B0F">
      <w:pPr>
        <w:jc w:val="both"/>
        <w:rPr>
          <w:ins w:id="2095" w:author="Vanessa Delgado Saltos" w:date="2026-06-04T05:42:00Z" w16du:dateUtc="2026-06-04T10:42:00Z"/>
          <w:rFonts w:ascii="Times New Roman" w:hAnsi="Times New Roman" w:cs="Times New Roman"/>
          <w:sz w:val="24"/>
          <w:szCs w:val="24"/>
        </w:rPr>
      </w:pPr>
    </w:p>
    <w:p w14:paraId="639B1B99" w14:textId="368E31E2" w:rsidR="00CC56ED" w:rsidRDefault="00CC56ED" w:rsidP="00ED2B0F">
      <w:pPr>
        <w:jc w:val="both"/>
        <w:rPr>
          <w:ins w:id="2096" w:author="Vanessa Delgado Saltos" w:date="2026-06-04T05:42:00Z" w16du:dateUtc="2026-06-04T10:42:00Z"/>
          <w:rFonts w:ascii="Times New Roman" w:hAnsi="Times New Roman" w:cs="Times New Roman"/>
          <w:sz w:val="24"/>
          <w:szCs w:val="24"/>
        </w:rPr>
      </w:pPr>
    </w:p>
    <w:p w14:paraId="3AA29C7E" w14:textId="77777777" w:rsidR="00CC56ED" w:rsidRDefault="00CC56ED" w:rsidP="00ED2B0F">
      <w:pPr>
        <w:jc w:val="both"/>
        <w:rPr>
          <w:ins w:id="2097" w:author="Vanessa Delgado Saltos" w:date="2026-06-04T05:42:00Z" w16du:dateUtc="2026-06-04T10:42:00Z"/>
          <w:rFonts w:ascii="Times New Roman" w:hAnsi="Times New Roman" w:cs="Times New Roman"/>
          <w:sz w:val="24"/>
          <w:szCs w:val="24"/>
        </w:rPr>
      </w:pPr>
    </w:p>
    <w:p w14:paraId="1761C015" w14:textId="77777777" w:rsidR="00CC56ED" w:rsidRDefault="00CC56ED" w:rsidP="00ED2B0F">
      <w:pPr>
        <w:jc w:val="both"/>
        <w:rPr>
          <w:ins w:id="2098" w:author="Vanessa Delgado Saltos" w:date="2026-06-04T05:42:00Z" w16du:dateUtc="2026-06-04T10:42:00Z"/>
          <w:rFonts w:ascii="Times New Roman" w:hAnsi="Times New Roman" w:cs="Times New Roman"/>
          <w:sz w:val="24"/>
          <w:szCs w:val="24"/>
        </w:rPr>
      </w:pPr>
    </w:p>
    <w:p w14:paraId="19D608CE" w14:textId="77777777" w:rsidR="00CC56ED" w:rsidRDefault="00CC56ED" w:rsidP="00ED2B0F">
      <w:pPr>
        <w:jc w:val="both"/>
        <w:rPr>
          <w:ins w:id="2099" w:author="Vanessa Delgado Saltos" w:date="2026-06-04T05:42:00Z" w16du:dateUtc="2026-06-04T10:42:00Z"/>
          <w:rFonts w:ascii="Times New Roman" w:hAnsi="Times New Roman" w:cs="Times New Roman"/>
          <w:sz w:val="24"/>
          <w:szCs w:val="24"/>
        </w:rPr>
      </w:pPr>
    </w:p>
    <w:p w14:paraId="37172156" w14:textId="77777777" w:rsidR="00CC56ED" w:rsidRDefault="00CC56ED" w:rsidP="00ED2B0F">
      <w:pPr>
        <w:jc w:val="both"/>
        <w:rPr>
          <w:ins w:id="2100" w:author="Vanessa Delgado Saltos" w:date="2026-06-04T05:42:00Z" w16du:dateUtc="2026-06-04T10:42:00Z"/>
          <w:rFonts w:ascii="Times New Roman" w:hAnsi="Times New Roman" w:cs="Times New Roman"/>
          <w:sz w:val="24"/>
          <w:szCs w:val="24"/>
        </w:rPr>
      </w:pPr>
    </w:p>
    <w:p w14:paraId="7B8377AF" w14:textId="77777777" w:rsidR="00CC56ED" w:rsidRDefault="00CC56ED" w:rsidP="00ED2B0F">
      <w:pPr>
        <w:jc w:val="both"/>
        <w:rPr>
          <w:ins w:id="2101" w:author="Vanessa Delgado Saltos" w:date="2026-06-04T05:42:00Z" w16du:dateUtc="2026-06-04T10:42:00Z"/>
          <w:rFonts w:ascii="Times New Roman" w:hAnsi="Times New Roman" w:cs="Times New Roman"/>
          <w:sz w:val="24"/>
          <w:szCs w:val="24"/>
        </w:rPr>
      </w:pPr>
    </w:p>
    <w:p w14:paraId="0ACD0B5F" w14:textId="77777777" w:rsidR="00CC56ED" w:rsidRDefault="00CC56ED" w:rsidP="00ED2B0F">
      <w:pPr>
        <w:jc w:val="both"/>
        <w:rPr>
          <w:ins w:id="2102" w:author="Vanessa Delgado Saltos" w:date="2026-06-04T05:42:00Z" w16du:dateUtc="2026-06-04T10:42:00Z"/>
          <w:rFonts w:ascii="Times New Roman" w:hAnsi="Times New Roman" w:cs="Times New Roman"/>
          <w:sz w:val="24"/>
          <w:szCs w:val="24"/>
        </w:rPr>
      </w:pPr>
    </w:p>
    <w:p w14:paraId="644A2482" w14:textId="77777777" w:rsidR="00CC56ED" w:rsidRDefault="00CC56ED" w:rsidP="00ED2B0F">
      <w:pPr>
        <w:jc w:val="both"/>
        <w:rPr>
          <w:ins w:id="2103" w:author="Vanessa Delgado Saltos" w:date="2026-06-04T05:42:00Z" w16du:dateUtc="2026-06-04T10:42:00Z"/>
          <w:rFonts w:ascii="Times New Roman" w:hAnsi="Times New Roman" w:cs="Times New Roman"/>
          <w:sz w:val="24"/>
          <w:szCs w:val="24"/>
        </w:rPr>
      </w:pPr>
    </w:p>
    <w:p w14:paraId="7E66D35F" w14:textId="77777777" w:rsidR="00CC56ED" w:rsidRDefault="00CC56ED" w:rsidP="00ED2B0F">
      <w:pPr>
        <w:jc w:val="both"/>
        <w:rPr>
          <w:ins w:id="2104" w:author="Vanessa Delgado Saltos" w:date="2026-06-04T05:42:00Z" w16du:dateUtc="2026-06-04T10:42:00Z"/>
          <w:rFonts w:ascii="Times New Roman" w:hAnsi="Times New Roman" w:cs="Times New Roman"/>
          <w:sz w:val="24"/>
          <w:szCs w:val="24"/>
        </w:rPr>
      </w:pPr>
    </w:p>
    <w:p w14:paraId="27C570D3" w14:textId="77777777" w:rsidR="00CC56ED" w:rsidRDefault="00CC56ED" w:rsidP="00ED2B0F">
      <w:pPr>
        <w:jc w:val="both"/>
        <w:rPr>
          <w:ins w:id="2105" w:author="Vanessa Delgado Saltos" w:date="2026-06-04T05:42:00Z" w16du:dateUtc="2026-06-04T10:42:00Z"/>
          <w:rFonts w:ascii="Times New Roman" w:hAnsi="Times New Roman" w:cs="Times New Roman"/>
          <w:sz w:val="24"/>
          <w:szCs w:val="24"/>
        </w:rPr>
      </w:pPr>
    </w:p>
    <w:p w14:paraId="2850B02A" w14:textId="77777777" w:rsidR="00CC56ED" w:rsidRDefault="00CC56ED" w:rsidP="00ED2B0F">
      <w:pPr>
        <w:jc w:val="both"/>
        <w:rPr>
          <w:ins w:id="2106" w:author="Vanessa Delgado Saltos" w:date="2026-06-04T05:42:00Z" w16du:dateUtc="2026-06-04T10:42:00Z"/>
          <w:rFonts w:ascii="Times New Roman" w:hAnsi="Times New Roman" w:cs="Times New Roman"/>
          <w:sz w:val="24"/>
          <w:szCs w:val="24"/>
        </w:rPr>
      </w:pPr>
    </w:p>
    <w:p w14:paraId="7395D818" w14:textId="77777777" w:rsidR="00CC56ED" w:rsidRPr="0079121A" w:rsidRDefault="00CC56ED" w:rsidP="00ED2B0F">
      <w:pPr>
        <w:jc w:val="both"/>
        <w:rPr>
          <w:rFonts w:ascii="Times New Roman" w:hAnsi="Times New Roman" w:cs="Times New Roman"/>
          <w:sz w:val="24"/>
          <w:szCs w:val="24"/>
          <w:rPrChange w:id="2107" w:author="Vanessa Delgado Saltos" w:date="2026-06-04T05:19:00Z" w16du:dateUtc="2026-06-04T10:19:00Z">
            <w:rPr/>
          </w:rPrChange>
        </w:rPr>
        <w:pPrChange w:id="2108" w:author="Vanessa Delgado Saltos" w:date="2026-06-04T05:28:00Z" w16du:dateUtc="2026-06-04T10:28:00Z">
          <w:pPr/>
        </w:pPrChange>
      </w:pPr>
    </w:p>
    <w:p w14:paraId="4CE91134" w14:textId="77777777" w:rsidR="00477126" w:rsidRPr="0079121A" w:rsidRDefault="00477126" w:rsidP="00ED2B0F">
      <w:pPr>
        <w:jc w:val="both"/>
        <w:rPr>
          <w:rFonts w:ascii="Times New Roman" w:hAnsi="Times New Roman" w:cs="Times New Roman"/>
          <w:sz w:val="24"/>
          <w:szCs w:val="24"/>
          <w:rPrChange w:id="2109" w:author="Vanessa Delgado Saltos" w:date="2026-06-04T05:19:00Z" w16du:dateUtc="2026-06-04T10:19:00Z">
            <w:rPr/>
          </w:rPrChange>
        </w:rPr>
        <w:pPrChange w:id="2110" w:author="Vanessa Delgado Saltos" w:date="2026-06-04T05:28:00Z" w16du:dateUtc="2026-06-04T10:28:00Z">
          <w:pPr/>
        </w:pPrChange>
      </w:pPr>
    </w:p>
    <w:p w14:paraId="27ADEC09" w14:textId="77777777" w:rsidR="00477126" w:rsidRPr="0079121A" w:rsidRDefault="00477126" w:rsidP="00ED2B0F">
      <w:pPr>
        <w:jc w:val="both"/>
        <w:rPr>
          <w:rFonts w:ascii="Times New Roman" w:hAnsi="Times New Roman" w:cs="Times New Roman"/>
          <w:sz w:val="24"/>
          <w:szCs w:val="24"/>
          <w:rPrChange w:id="2111" w:author="Vanessa Delgado Saltos" w:date="2026-06-04T05:19:00Z" w16du:dateUtc="2026-06-04T10:19:00Z">
            <w:rPr/>
          </w:rPrChange>
        </w:rPr>
        <w:pPrChange w:id="2112" w:author="Vanessa Delgado Saltos" w:date="2026-06-04T05:28:00Z" w16du:dateUtc="2026-06-04T10:28:00Z">
          <w:pPr/>
        </w:pPrChange>
      </w:pPr>
    </w:p>
    <w:p w14:paraId="2B28F2C8" w14:textId="77777777" w:rsidR="00477126" w:rsidRPr="0079121A" w:rsidRDefault="00477126" w:rsidP="00ED2B0F">
      <w:pPr>
        <w:jc w:val="both"/>
        <w:rPr>
          <w:rFonts w:ascii="Times New Roman" w:hAnsi="Times New Roman" w:cs="Times New Roman"/>
          <w:sz w:val="24"/>
          <w:szCs w:val="24"/>
          <w:rPrChange w:id="2113" w:author="Vanessa Delgado Saltos" w:date="2026-06-04T05:19:00Z" w16du:dateUtc="2026-06-04T10:19:00Z">
            <w:rPr/>
          </w:rPrChange>
        </w:rPr>
        <w:pPrChange w:id="2114" w:author="Vanessa Delgado Saltos" w:date="2026-06-04T05:28:00Z" w16du:dateUtc="2026-06-04T10:28:00Z">
          <w:pPr/>
        </w:pPrChange>
      </w:pPr>
    </w:p>
    <w:p w14:paraId="7C041B59" w14:textId="77777777" w:rsidR="00477126" w:rsidRPr="0079121A" w:rsidDel="00CC56ED" w:rsidRDefault="00477126" w:rsidP="00ED2B0F">
      <w:pPr>
        <w:jc w:val="both"/>
        <w:rPr>
          <w:del w:id="2115" w:author="Vanessa Delgado Saltos" w:date="2026-06-04T05:43:00Z" w16du:dateUtc="2026-06-04T10:43:00Z"/>
          <w:rFonts w:ascii="Times New Roman" w:hAnsi="Times New Roman" w:cs="Times New Roman"/>
          <w:sz w:val="24"/>
          <w:szCs w:val="24"/>
          <w:rPrChange w:id="2116" w:author="Vanessa Delgado Saltos" w:date="2026-06-04T05:19:00Z" w16du:dateUtc="2026-06-04T10:19:00Z">
            <w:rPr>
              <w:del w:id="2117" w:author="Vanessa Delgado Saltos" w:date="2026-06-04T05:43:00Z" w16du:dateUtc="2026-06-04T10:43:00Z"/>
            </w:rPr>
          </w:rPrChange>
        </w:rPr>
        <w:pPrChange w:id="2118" w:author="Vanessa Delgado Saltos" w:date="2026-06-04T05:28:00Z" w16du:dateUtc="2026-06-04T10:28:00Z">
          <w:pPr/>
        </w:pPrChange>
      </w:pPr>
    </w:p>
    <w:p w14:paraId="65856E35" w14:textId="0A91FF0D" w:rsidR="00477126" w:rsidRPr="0079121A" w:rsidDel="00CC56ED" w:rsidRDefault="00477126" w:rsidP="00ED2B0F">
      <w:pPr>
        <w:jc w:val="both"/>
        <w:rPr>
          <w:del w:id="2119" w:author="Vanessa Delgado Saltos" w:date="2026-06-04T05:43:00Z" w16du:dateUtc="2026-06-04T10:43:00Z"/>
          <w:rFonts w:ascii="Times New Roman" w:hAnsi="Times New Roman" w:cs="Times New Roman"/>
          <w:sz w:val="24"/>
          <w:szCs w:val="24"/>
          <w:rPrChange w:id="2120" w:author="Vanessa Delgado Saltos" w:date="2026-06-04T05:19:00Z" w16du:dateUtc="2026-06-04T10:19:00Z">
            <w:rPr>
              <w:del w:id="2121" w:author="Vanessa Delgado Saltos" w:date="2026-06-04T05:43:00Z" w16du:dateUtc="2026-06-04T10:43:00Z"/>
            </w:rPr>
          </w:rPrChange>
        </w:rPr>
        <w:pPrChange w:id="2122" w:author="Vanessa Delgado Saltos" w:date="2026-06-04T05:28:00Z" w16du:dateUtc="2026-06-04T10:28:00Z">
          <w:pPr/>
        </w:pPrChange>
      </w:pPr>
    </w:p>
    <w:p w14:paraId="566DF134" w14:textId="6BE06C36" w:rsidR="00477126" w:rsidRPr="0079121A" w:rsidDel="00CC56ED" w:rsidRDefault="00477126" w:rsidP="00ED2B0F">
      <w:pPr>
        <w:jc w:val="both"/>
        <w:rPr>
          <w:del w:id="2123" w:author="Vanessa Delgado Saltos" w:date="2026-06-04T05:43:00Z" w16du:dateUtc="2026-06-04T10:43:00Z"/>
          <w:rFonts w:ascii="Times New Roman" w:hAnsi="Times New Roman" w:cs="Times New Roman"/>
          <w:sz w:val="24"/>
          <w:szCs w:val="24"/>
          <w:rPrChange w:id="2124" w:author="Vanessa Delgado Saltos" w:date="2026-06-04T05:19:00Z" w16du:dateUtc="2026-06-04T10:19:00Z">
            <w:rPr>
              <w:del w:id="2125" w:author="Vanessa Delgado Saltos" w:date="2026-06-04T05:43:00Z" w16du:dateUtc="2026-06-04T10:43:00Z"/>
            </w:rPr>
          </w:rPrChange>
        </w:rPr>
        <w:pPrChange w:id="2126" w:author="Vanessa Delgado Saltos" w:date="2026-06-04T05:28:00Z" w16du:dateUtc="2026-06-04T10:28:00Z">
          <w:pPr/>
        </w:pPrChange>
      </w:pPr>
    </w:p>
    <w:p w14:paraId="58200607" w14:textId="1BA43ACC" w:rsidR="00477126" w:rsidRPr="0079121A" w:rsidDel="00CC56ED" w:rsidRDefault="00477126" w:rsidP="00ED2B0F">
      <w:pPr>
        <w:jc w:val="both"/>
        <w:rPr>
          <w:del w:id="2127" w:author="Vanessa Delgado Saltos" w:date="2026-06-04T05:43:00Z" w16du:dateUtc="2026-06-04T10:43:00Z"/>
          <w:rFonts w:ascii="Times New Roman" w:hAnsi="Times New Roman" w:cs="Times New Roman"/>
          <w:sz w:val="24"/>
          <w:szCs w:val="24"/>
          <w:rPrChange w:id="2128" w:author="Vanessa Delgado Saltos" w:date="2026-06-04T05:19:00Z" w16du:dateUtc="2026-06-04T10:19:00Z">
            <w:rPr>
              <w:del w:id="2129" w:author="Vanessa Delgado Saltos" w:date="2026-06-04T05:43:00Z" w16du:dateUtc="2026-06-04T10:43:00Z"/>
            </w:rPr>
          </w:rPrChange>
        </w:rPr>
        <w:pPrChange w:id="2130" w:author="Vanessa Delgado Saltos" w:date="2026-06-04T05:28:00Z" w16du:dateUtc="2026-06-04T10:28:00Z">
          <w:pPr/>
        </w:pPrChange>
      </w:pPr>
    </w:p>
    <w:p w14:paraId="4FD8DA05" w14:textId="06705C3C" w:rsidR="00477126" w:rsidRPr="0079121A" w:rsidDel="00CC56ED" w:rsidRDefault="00477126" w:rsidP="00ED2B0F">
      <w:pPr>
        <w:jc w:val="both"/>
        <w:rPr>
          <w:del w:id="2131" w:author="Vanessa Delgado Saltos" w:date="2026-06-04T05:43:00Z" w16du:dateUtc="2026-06-04T10:43:00Z"/>
          <w:rFonts w:ascii="Times New Roman" w:hAnsi="Times New Roman" w:cs="Times New Roman"/>
          <w:sz w:val="24"/>
          <w:szCs w:val="24"/>
          <w:rPrChange w:id="2132" w:author="Vanessa Delgado Saltos" w:date="2026-06-04T05:19:00Z" w16du:dateUtc="2026-06-04T10:19:00Z">
            <w:rPr>
              <w:del w:id="2133" w:author="Vanessa Delgado Saltos" w:date="2026-06-04T05:43:00Z" w16du:dateUtc="2026-06-04T10:43:00Z"/>
            </w:rPr>
          </w:rPrChange>
        </w:rPr>
        <w:pPrChange w:id="2134" w:author="Vanessa Delgado Saltos" w:date="2026-06-04T05:28:00Z" w16du:dateUtc="2026-06-04T10:28:00Z">
          <w:pPr/>
        </w:pPrChange>
      </w:pPr>
    </w:p>
    <w:p w14:paraId="67B37327" w14:textId="1F8F1F26" w:rsidR="00477126" w:rsidRPr="0079121A" w:rsidDel="00CC56ED" w:rsidRDefault="00477126" w:rsidP="00ED2B0F">
      <w:pPr>
        <w:jc w:val="both"/>
        <w:rPr>
          <w:del w:id="2135" w:author="Vanessa Delgado Saltos" w:date="2026-06-04T05:43:00Z" w16du:dateUtc="2026-06-04T10:43:00Z"/>
          <w:rFonts w:ascii="Times New Roman" w:hAnsi="Times New Roman" w:cs="Times New Roman"/>
          <w:sz w:val="24"/>
          <w:szCs w:val="24"/>
          <w:rPrChange w:id="2136" w:author="Vanessa Delgado Saltos" w:date="2026-06-04T05:19:00Z" w16du:dateUtc="2026-06-04T10:19:00Z">
            <w:rPr>
              <w:del w:id="2137" w:author="Vanessa Delgado Saltos" w:date="2026-06-04T05:43:00Z" w16du:dateUtc="2026-06-04T10:43:00Z"/>
            </w:rPr>
          </w:rPrChange>
        </w:rPr>
        <w:pPrChange w:id="2138" w:author="Vanessa Delgado Saltos" w:date="2026-06-04T05:28:00Z" w16du:dateUtc="2026-06-04T10:28:00Z">
          <w:pPr/>
        </w:pPrChange>
      </w:pPr>
    </w:p>
    <w:p w14:paraId="6FC78897" w14:textId="50AAB4DE" w:rsidR="00477126" w:rsidRPr="0079121A" w:rsidDel="00CC56ED" w:rsidRDefault="00477126" w:rsidP="00ED2B0F">
      <w:pPr>
        <w:jc w:val="both"/>
        <w:rPr>
          <w:del w:id="2139" w:author="Vanessa Delgado Saltos" w:date="2026-06-04T05:43:00Z" w16du:dateUtc="2026-06-04T10:43:00Z"/>
          <w:rFonts w:ascii="Times New Roman" w:hAnsi="Times New Roman" w:cs="Times New Roman"/>
          <w:sz w:val="24"/>
          <w:szCs w:val="24"/>
          <w:rPrChange w:id="2140" w:author="Vanessa Delgado Saltos" w:date="2026-06-04T05:19:00Z" w16du:dateUtc="2026-06-04T10:19:00Z">
            <w:rPr>
              <w:del w:id="2141" w:author="Vanessa Delgado Saltos" w:date="2026-06-04T05:43:00Z" w16du:dateUtc="2026-06-04T10:43:00Z"/>
            </w:rPr>
          </w:rPrChange>
        </w:rPr>
        <w:pPrChange w:id="2142" w:author="Vanessa Delgado Saltos" w:date="2026-06-04T05:28:00Z" w16du:dateUtc="2026-06-04T10:28:00Z">
          <w:pPr/>
        </w:pPrChange>
      </w:pPr>
    </w:p>
    <w:p w14:paraId="48B3DBC1" w14:textId="3FE98E1A" w:rsidR="00477126" w:rsidRPr="0079121A" w:rsidDel="00CC56ED" w:rsidRDefault="00477126" w:rsidP="00ED2B0F">
      <w:pPr>
        <w:jc w:val="both"/>
        <w:rPr>
          <w:del w:id="2143" w:author="Vanessa Delgado Saltos" w:date="2026-06-04T05:43:00Z" w16du:dateUtc="2026-06-04T10:43:00Z"/>
          <w:rFonts w:ascii="Times New Roman" w:hAnsi="Times New Roman" w:cs="Times New Roman"/>
          <w:sz w:val="24"/>
          <w:szCs w:val="24"/>
          <w:rPrChange w:id="2144" w:author="Vanessa Delgado Saltos" w:date="2026-06-04T05:19:00Z" w16du:dateUtc="2026-06-04T10:19:00Z">
            <w:rPr>
              <w:del w:id="2145" w:author="Vanessa Delgado Saltos" w:date="2026-06-04T05:43:00Z" w16du:dateUtc="2026-06-04T10:43:00Z"/>
            </w:rPr>
          </w:rPrChange>
        </w:rPr>
        <w:pPrChange w:id="2146" w:author="Vanessa Delgado Saltos" w:date="2026-06-04T05:28:00Z" w16du:dateUtc="2026-06-04T10:28:00Z">
          <w:pPr/>
        </w:pPrChange>
      </w:pPr>
    </w:p>
    <w:p w14:paraId="70EEF5E3" w14:textId="7DFD5308" w:rsidR="00477126" w:rsidRPr="0079121A" w:rsidDel="00CC56ED" w:rsidRDefault="00477126" w:rsidP="00ED2B0F">
      <w:pPr>
        <w:jc w:val="both"/>
        <w:rPr>
          <w:del w:id="2147" w:author="Vanessa Delgado Saltos" w:date="2026-06-04T05:43:00Z" w16du:dateUtc="2026-06-04T10:43:00Z"/>
          <w:rFonts w:ascii="Times New Roman" w:hAnsi="Times New Roman" w:cs="Times New Roman"/>
          <w:sz w:val="24"/>
          <w:szCs w:val="24"/>
          <w:rPrChange w:id="2148" w:author="Vanessa Delgado Saltos" w:date="2026-06-04T05:19:00Z" w16du:dateUtc="2026-06-04T10:19:00Z">
            <w:rPr>
              <w:del w:id="2149" w:author="Vanessa Delgado Saltos" w:date="2026-06-04T05:43:00Z" w16du:dateUtc="2026-06-04T10:43:00Z"/>
            </w:rPr>
          </w:rPrChange>
        </w:rPr>
        <w:pPrChange w:id="2150" w:author="Vanessa Delgado Saltos" w:date="2026-06-04T05:28:00Z" w16du:dateUtc="2026-06-04T10:28:00Z">
          <w:pPr/>
        </w:pPrChange>
      </w:pPr>
    </w:p>
    <w:p w14:paraId="538F4E1E" w14:textId="7A676711" w:rsidR="00477126" w:rsidRPr="0079121A" w:rsidDel="00CC56ED" w:rsidRDefault="00477126" w:rsidP="00ED2B0F">
      <w:pPr>
        <w:jc w:val="both"/>
        <w:rPr>
          <w:del w:id="2151" w:author="Vanessa Delgado Saltos" w:date="2026-06-04T05:43:00Z" w16du:dateUtc="2026-06-04T10:43:00Z"/>
          <w:rFonts w:ascii="Times New Roman" w:hAnsi="Times New Roman" w:cs="Times New Roman"/>
          <w:sz w:val="24"/>
          <w:szCs w:val="24"/>
          <w:rPrChange w:id="2152" w:author="Vanessa Delgado Saltos" w:date="2026-06-04T05:19:00Z" w16du:dateUtc="2026-06-04T10:19:00Z">
            <w:rPr>
              <w:del w:id="2153" w:author="Vanessa Delgado Saltos" w:date="2026-06-04T05:43:00Z" w16du:dateUtc="2026-06-04T10:43:00Z"/>
            </w:rPr>
          </w:rPrChange>
        </w:rPr>
        <w:pPrChange w:id="2154" w:author="Vanessa Delgado Saltos" w:date="2026-06-04T05:28:00Z" w16du:dateUtc="2026-06-04T10:28:00Z">
          <w:pPr/>
        </w:pPrChange>
      </w:pPr>
    </w:p>
    <w:p w14:paraId="1D7AFC04" w14:textId="6BE9FF78" w:rsidR="00477126" w:rsidRPr="0079121A" w:rsidDel="00CC56ED" w:rsidRDefault="00477126" w:rsidP="00ED2B0F">
      <w:pPr>
        <w:jc w:val="both"/>
        <w:rPr>
          <w:del w:id="2155" w:author="Vanessa Delgado Saltos" w:date="2026-06-04T05:43:00Z" w16du:dateUtc="2026-06-04T10:43:00Z"/>
          <w:rFonts w:ascii="Times New Roman" w:hAnsi="Times New Roman" w:cs="Times New Roman"/>
          <w:sz w:val="24"/>
          <w:szCs w:val="24"/>
          <w:rPrChange w:id="2156" w:author="Vanessa Delgado Saltos" w:date="2026-06-04T05:19:00Z" w16du:dateUtc="2026-06-04T10:19:00Z">
            <w:rPr>
              <w:del w:id="2157" w:author="Vanessa Delgado Saltos" w:date="2026-06-04T05:43:00Z" w16du:dateUtc="2026-06-04T10:43:00Z"/>
            </w:rPr>
          </w:rPrChange>
        </w:rPr>
        <w:pPrChange w:id="2158" w:author="Vanessa Delgado Saltos" w:date="2026-06-04T05:28:00Z" w16du:dateUtc="2026-06-04T10:28:00Z">
          <w:pPr/>
        </w:pPrChange>
      </w:pPr>
    </w:p>
    <w:p w14:paraId="601F3AA7" w14:textId="0AFA8805" w:rsidR="00477126" w:rsidRPr="0079121A" w:rsidDel="00CC56ED" w:rsidRDefault="00477126" w:rsidP="00ED2B0F">
      <w:pPr>
        <w:jc w:val="both"/>
        <w:rPr>
          <w:del w:id="2159" w:author="Vanessa Delgado Saltos" w:date="2026-06-04T05:43:00Z" w16du:dateUtc="2026-06-04T10:43:00Z"/>
          <w:rFonts w:ascii="Times New Roman" w:hAnsi="Times New Roman" w:cs="Times New Roman"/>
          <w:sz w:val="24"/>
          <w:szCs w:val="24"/>
          <w:rPrChange w:id="2160" w:author="Vanessa Delgado Saltos" w:date="2026-06-04T05:19:00Z" w16du:dateUtc="2026-06-04T10:19:00Z">
            <w:rPr>
              <w:del w:id="2161" w:author="Vanessa Delgado Saltos" w:date="2026-06-04T05:43:00Z" w16du:dateUtc="2026-06-04T10:43:00Z"/>
            </w:rPr>
          </w:rPrChange>
        </w:rPr>
        <w:pPrChange w:id="2162" w:author="Vanessa Delgado Saltos" w:date="2026-06-04T05:28:00Z" w16du:dateUtc="2026-06-04T10:28:00Z">
          <w:pPr/>
        </w:pPrChange>
      </w:pPr>
    </w:p>
    <w:p w14:paraId="68392031" w14:textId="4840F12C" w:rsidR="00477126" w:rsidRPr="0079121A" w:rsidDel="00CC56ED" w:rsidRDefault="00477126" w:rsidP="00ED2B0F">
      <w:pPr>
        <w:jc w:val="both"/>
        <w:rPr>
          <w:del w:id="2163" w:author="Vanessa Delgado Saltos" w:date="2026-06-04T05:43:00Z" w16du:dateUtc="2026-06-04T10:43:00Z"/>
          <w:rFonts w:ascii="Times New Roman" w:hAnsi="Times New Roman" w:cs="Times New Roman"/>
          <w:sz w:val="24"/>
          <w:szCs w:val="24"/>
          <w:rPrChange w:id="2164" w:author="Vanessa Delgado Saltos" w:date="2026-06-04T05:19:00Z" w16du:dateUtc="2026-06-04T10:19:00Z">
            <w:rPr>
              <w:del w:id="2165" w:author="Vanessa Delgado Saltos" w:date="2026-06-04T05:43:00Z" w16du:dateUtc="2026-06-04T10:43:00Z"/>
            </w:rPr>
          </w:rPrChange>
        </w:rPr>
        <w:pPrChange w:id="2166" w:author="Vanessa Delgado Saltos" w:date="2026-06-04T05:28:00Z" w16du:dateUtc="2026-06-04T10:28:00Z">
          <w:pPr/>
        </w:pPrChange>
      </w:pPr>
    </w:p>
    <w:p w14:paraId="55630DE9" w14:textId="7E70F827" w:rsidR="00477126" w:rsidRPr="0079121A" w:rsidDel="00CC56ED" w:rsidRDefault="00477126" w:rsidP="00ED2B0F">
      <w:pPr>
        <w:jc w:val="both"/>
        <w:rPr>
          <w:del w:id="2167" w:author="Vanessa Delgado Saltos" w:date="2026-06-04T05:43:00Z" w16du:dateUtc="2026-06-04T10:43:00Z"/>
          <w:rFonts w:ascii="Times New Roman" w:hAnsi="Times New Roman" w:cs="Times New Roman"/>
          <w:sz w:val="24"/>
          <w:szCs w:val="24"/>
          <w:rPrChange w:id="2168" w:author="Vanessa Delgado Saltos" w:date="2026-06-04T05:19:00Z" w16du:dateUtc="2026-06-04T10:19:00Z">
            <w:rPr>
              <w:del w:id="2169" w:author="Vanessa Delgado Saltos" w:date="2026-06-04T05:43:00Z" w16du:dateUtc="2026-06-04T10:43:00Z"/>
            </w:rPr>
          </w:rPrChange>
        </w:rPr>
        <w:pPrChange w:id="2170" w:author="Vanessa Delgado Saltos" w:date="2026-06-04T05:28:00Z" w16du:dateUtc="2026-06-04T10:28:00Z">
          <w:pPr/>
        </w:pPrChange>
      </w:pPr>
    </w:p>
    <w:p w14:paraId="6FD05CA6" w14:textId="4EECE1D5" w:rsidR="00477126" w:rsidRPr="0079121A" w:rsidDel="00CC56ED" w:rsidRDefault="00477126" w:rsidP="00ED2B0F">
      <w:pPr>
        <w:jc w:val="both"/>
        <w:rPr>
          <w:del w:id="2171" w:author="Vanessa Delgado Saltos" w:date="2026-06-04T05:43:00Z" w16du:dateUtc="2026-06-04T10:43:00Z"/>
          <w:rFonts w:ascii="Times New Roman" w:hAnsi="Times New Roman" w:cs="Times New Roman"/>
          <w:sz w:val="24"/>
          <w:szCs w:val="24"/>
          <w:rPrChange w:id="2172" w:author="Vanessa Delgado Saltos" w:date="2026-06-04T05:19:00Z" w16du:dateUtc="2026-06-04T10:19:00Z">
            <w:rPr>
              <w:del w:id="2173" w:author="Vanessa Delgado Saltos" w:date="2026-06-04T05:43:00Z" w16du:dateUtc="2026-06-04T10:43:00Z"/>
            </w:rPr>
          </w:rPrChange>
        </w:rPr>
        <w:pPrChange w:id="2174" w:author="Vanessa Delgado Saltos" w:date="2026-06-04T05:28:00Z" w16du:dateUtc="2026-06-04T10:28:00Z">
          <w:pPr/>
        </w:pPrChange>
      </w:pPr>
    </w:p>
    <w:p w14:paraId="581A3AD2" w14:textId="70A09758" w:rsidR="00477126" w:rsidRPr="0079121A" w:rsidDel="00CC56ED" w:rsidRDefault="00477126" w:rsidP="00ED2B0F">
      <w:pPr>
        <w:jc w:val="both"/>
        <w:rPr>
          <w:del w:id="2175" w:author="Vanessa Delgado Saltos" w:date="2026-06-04T05:43:00Z" w16du:dateUtc="2026-06-04T10:43:00Z"/>
          <w:rFonts w:ascii="Times New Roman" w:hAnsi="Times New Roman" w:cs="Times New Roman"/>
          <w:sz w:val="24"/>
          <w:szCs w:val="24"/>
          <w:rPrChange w:id="2176" w:author="Vanessa Delgado Saltos" w:date="2026-06-04T05:19:00Z" w16du:dateUtc="2026-06-04T10:19:00Z">
            <w:rPr>
              <w:del w:id="2177" w:author="Vanessa Delgado Saltos" w:date="2026-06-04T05:43:00Z" w16du:dateUtc="2026-06-04T10:43:00Z"/>
            </w:rPr>
          </w:rPrChange>
        </w:rPr>
        <w:pPrChange w:id="2178" w:author="Vanessa Delgado Saltos" w:date="2026-06-04T05:28:00Z" w16du:dateUtc="2026-06-04T10:28:00Z">
          <w:pPr/>
        </w:pPrChange>
      </w:pPr>
    </w:p>
    <w:p w14:paraId="5DB8780C" w14:textId="5BDB0B8B" w:rsidR="00477126" w:rsidRPr="0079121A" w:rsidDel="00CC56ED" w:rsidRDefault="00477126" w:rsidP="00ED2B0F">
      <w:pPr>
        <w:jc w:val="both"/>
        <w:rPr>
          <w:del w:id="2179" w:author="Vanessa Delgado Saltos" w:date="2026-06-04T05:43:00Z" w16du:dateUtc="2026-06-04T10:43:00Z"/>
          <w:rFonts w:ascii="Times New Roman" w:hAnsi="Times New Roman" w:cs="Times New Roman"/>
          <w:sz w:val="24"/>
          <w:szCs w:val="24"/>
          <w:rPrChange w:id="2180" w:author="Vanessa Delgado Saltos" w:date="2026-06-04T05:19:00Z" w16du:dateUtc="2026-06-04T10:19:00Z">
            <w:rPr>
              <w:del w:id="2181" w:author="Vanessa Delgado Saltos" w:date="2026-06-04T05:43:00Z" w16du:dateUtc="2026-06-04T10:43:00Z"/>
            </w:rPr>
          </w:rPrChange>
        </w:rPr>
        <w:pPrChange w:id="2182" w:author="Vanessa Delgado Saltos" w:date="2026-06-04T05:28:00Z" w16du:dateUtc="2026-06-04T10:28:00Z">
          <w:pPr/>
        </w:pPrChange>
      </w:pPr>
    </w:p>
    <w:p w14:paraId="6C421319" w14:textId="7D56C802" w:rsidR="00477126" w:rsidRPr="0079121A" w:rsidDel="00CC56ED" w:rsidRDefault="00477126" w:rsidP="00ED2B0F">
      <w:pPr>
        <w:jc w:val="both"/>
        <w:rPr>
          <w:del w:id="2183" w:author="Vanessa Delgado Saltos" w:date="2026-06-04T05:43:00Z" w16du:dateUtc="2026-06-04T10:43:00Z"/>
          <w:rFonts w:ascii="Times New Roman" w:hAnsi="Times New Roman" w:cs="Times New Roman"/>
          <w:sz w:val="24"/>
          <w:szCs w:val="24"/>
          <w:rPrChange w:id="2184" w:author="Vanessa Delgado Saltos" w:date="2026-06-04T05:19:00Z" w16du:dateUtc="2026-06-04T10:19:00Z">
            <w:rPr>
              <w:del w:id="2185" w:author="Vanessa Delgado Saltos" w:date="2026-06-04T05:43:00Z" w16du:dateUtc="2026-06-04T10:43:00Z"/>
            </w:rPr>
          </w:rPrChange>
        </w:rPr>
        <w:pPrChange w:id="2186" w:author="Vanessa Delgado Saltos" w:date="2026-06-04T05:28:00Z" w16du:dateUtc="2026-06-04T10:28:00Z">
          <w:pPr/>
        </w:pPrChange>
      </w:pPr>
    </w:p>
    <w:p w14:paraId="5FB4642E" w14:textId="0543DFE1" w:rsidR="00477126" w:rsidRPr="0079121A" w:rsidDel="00CC56ED" w:rsidRDefault="00477126" w:rsidP="00ED2B0F">
      <w:pPr>
        <w:jc w:val="both"/>
        <w:rPr>
          <w:del w:id="2187" w:author="Vanessa Delgado Saltos" w:date="2026-06-04T05:43:00Z" w16du:dateUtc="2026-06-04T10:43:00Z"/>
          <w:rFonts w:ascii="Times New Roman" w:hAnsi="Times New Roman" w:cs="Times New Roman"/>
          <w:sz w:val="24"/>
          <w:szCs w:val="24"/>
          <w:rPrChange w:id="2188" w:author="Vanessa Delgado Saltos" w:date="2026-06-04T05:19:00Z" w16du:dateUtc="2026-06-04T10:19:00Z">
            <w:rPr>
              <w:del w:id="2189" w:author="Vanessa Delgado Saltos" w:date="2026-06-04T05:43:00Z" w16du:dateUtc="2026-06-04T10:43:00Z"/>
            </w:rPr>
          </w:rPrChange>
        </w:rPr>
        <w:pPrChange w:id="2190" w:author="Vanessa Delgado Saltos" w:date="2026-06-04T05:28:00Z" w16du:dateUtc="2026-06-04T10:28:00Z">
          <w:pPr/>
        </w:pPrChange>
      </w:pPr>
    </w:p>
    <w:p w14:paraId="5211ADB1" w14:textId="17F064A0" w:rsidR="00477126" w:rsidRPr="0079121A" w:rsidDel="00CC56ED" w:rsidRDefault="00477126" w:rsidP="00ED2B0F">
      <w:pPr>
        <w:jc w:val="both"/>
        <w:rPr>
          <w:del w:id="2191" w:author="Vanessa Delgado Saltos" w:date="2026-06-04T05:43:00Z" w16du:dateUtc="2026-06-04T10:43:00Z"/>
          <w:rFonts w:ascii="Times New Roman" w:hAnsi="Times New Roman" w:cs="Times New Roman"/>
          <w:sz w:val="24"/>
          <w:szCs w:val="24"/>
          <w:rPrChange w:id="2192" w:author="Vanessa Delgado Saltos" w:date="2026-06-04T05:19:00Z" w16du:dateUtc="2026-06-04T10:19:00Z">
            <w:rPr>
              <w:del w:id="2193" w:author="Vanessa Delgado Saltos" w:date="2026-06-04T05:43:00Z" w16du:dateUtc="2026-06-04T10:43:00Z"/>
            </w:rPr>
          </w:rPrChange>
        </w:rPr>
        <w:pPrChange w:id="2194" w:author="Vanessa Delgado Saltos" w:date="2026-06-04T05:28:00Z" w16du:dateUtc="2026-06-04T10:28:00Z">
          <w:pPr/>
        </w:pPrChange>
      </w:pPr>
    </w:p>
    <w:p w14:paraId="5EF51A5D" w14:textId="7C511634" w:rsidR="00477126" w:rsidRPr="0079121A" w:rsidDel="00CC56ED" w:rsidRDefault="00477126" w:rsidP="00ED2B0F">
      <w:pPr>
        <w:jc w:val="both"/>
        <w:rPr>
          <w:del w:id="2195" w:author="Vanessa Delgado Saltos" w:date="2026-06-04T05:43:00Z" w16du:dateUtc="2026-06-04T10:43:00Z"/>
          <w:rFonts w:ascii="Times New Roman" w:hAnsi="Times New Roman" w:cs="Times New Roman"/>
          <w:sz w:val="24"/>
          <w:szCs w:val="24"/>
          <w:rPrChange w:id="2196" w:author="Vanessa Delgado Saltos" w:date="2026-06-04T05:19:00Z" w16du:dateUtc="2026-06-04T10:19:00Z">
            <w:rPr>
              <w:del w:id="2197" w:author="Vanessa Delgado Saltos" w:date="2026-06-04T05:43:00Z" w16du:dateUtc="2026-06-04T10:43:00Z"/>
            </w:rPr>
          </w:rPrChange>
        </w:rPr>
        <w:pPrChange w:id="2198" w:author="Vanessa Delgado Saltos" w:date="2026-06-04T05:28:00Z" w16du:dateUtc="2026-06-04T10:28:00Z">
          <w:pPr/>
        </w:pPrChange>
      </w:pPr>
    </w:p>
    <w:p w14:paraId="57141264" w14:textId="4DCDBF0D" w:rsidR="00477126" w:rsidRPr="0079121A" w:rsidDel="00CC56ED" w:rsidRDefault="00477126" w:rsidP="00ED2B0F">
      <w:pPr>
        <w:jc w:val="both"/>
        <w:rPr>
          <w:del w:id="2199" w:author="Vanessa Delgado Saltos" w:date="2026-06-04T05:43:00Z" w16du:dateUtc="2026-06-04T10:43:00Z"/>
          <w:rFonts w:ascii="Times New Roman" w:hAnsi="Times New Roman" w:cs="Times New Roman"/>
          <w:sz w:val="24"/>
          <w:szCs w:val="24"/>
          <w:rPrChange w:id="2200" w:author="Vanessa Delgado Saltos" w:date="2026-06-04T05:19:00Z" w16du:dateUtc="2026-06-04T10:19:00Z">
            <w:rPr>
              <w:del w:id="2201" w:author="Vanessa Delgado Saltos" w:date="2026-06-04T05:43:00Z" w16du:dateUtc="2026-06-04T10:43:00Z"/>
            </w:rPr>
          </w:rPrChange>
        </w:rPr>
        <w:pPrChange w:id="2202" w:author="Vanessa Delgado Saltos" w:date="2026-06-04T05:28:00Z" w16du:dateUtc="2026-06-04T10:28:00Z">
          <w:pPr/>
        </w:pPrChange>
      </w:pPr>
    </w:p>
    <w:p w14:paraId="340BA2C7" w14:textId="692740CB" w:rsidR="00477126" w:rsidRPr="0079121A" w:rsidDel="00CC56ED" w:rsidRDefault="00477126" w:rsidP="00ED2B0F">
      <w:pPr>
        <w:jc w:val="both"/>
        <w:rPr>
          <w:del w:id="2203" w:author="Vanessa Delgado Saltos" w:date="2026-06-04T05:43:00Z" w16du:dateUtc="2026-06-04T10:43:00Z"/>
          <w:rFonts w:ascii="Times New Roman" w:hAnsi="Times New Roman" w:cs="Times New Roman"/>
          <w:sz w:val="24"/>
          <w:szCs w:val="24"/>
          <w:rPrChange w:id="2204" w:author="Vanessa Delgado Saltos" w:date="2026-06-04T05:19:00Z" w16du:dateUtc="2026-06-04T10:19:00Z">
            <w:rPr>
              <w:del w:id="2205" w:author="Vanessa Delgado Saltos" w:date="2026-06-04T05:43:00Z" w16du:dateUtc="2026-06-04T10:43:00Z"/>
            </w:rPr>
          </w:rPrChange>
        </w:rPr>
        <w:pPrChange w:id="2206" w:author="Vanessa Delgado Saltos" w:date="2026-06-04T05:28:00Z" w16du:dateUtc="2026-06-04T10:28:00Z">
          <w:pPr/>
        </w:pPrChange>
      </w:pPr>
    </w:p>
    <w:p w14:paraId="1E4CF541" w14:textId="21ED9B3E" w:rsidR="00477126" w:rsidRPr="0079121A" w:rsidDel="00CC56ED" w:rsidRDefault="00477126" w:rsidP="00ED2B0F">
      <w:pPr>
        <w:jc w:val="both"/>
        <w:rPr>
          <w:del w:id="2207" w:author="Vanessa Delgado Saltos" w:date="2026-06-04T05:43:00Z" w16du:dateUtc="2026-06-04T10:43:00Z"/>
          <w:rFonts w:ascii="Times New Roman" w:hAnsi="Times New Roman" w:cs="Times New Roman"/>
          <w:sz w:val="24"/>
          <w:szCs w:val="24"/>
          <w:rPrChange w:id="2208" w:author="Vanessa Delgado Saltos" w:date="2026-06-04T05:19:00Z" w16du:dateUtc="2026-06-04T10:19:00Z">
            <w:rPr>
              <w:del w:id="2209" w:author="Vanessa Delgado Saltos" w:date="2026-06-04T05:43:00Z" w16du:dateUtc="2026-06-04T10:43:00Z"/>
            </w:rPr>
          </w:rPrChange>
        </w:rPr>
        <w:pPrChange w:id="2210" w:author="Vanessa Delgado Saltos" w:date="2026-06-04T05:28:00Z" w16du:dateUtc="2026-06-04T10:28:00Z">
          <w:pPr/>
        </w:pPrChange>
      </w:pPr>
    </w:p>
    <w:p w14:paraId="2ED19C71" w14:textId="336957CA" w:rsidR="00477126" w:rsidRPr="0079121A" w:rsidDel="00CC56ED" w:rsidRDefault="00477126" w:rsidP="00ED2B0F">
      <w:pPr>
        <w:jc w:val="both"/>
        <w:rPr>
          <w:del w:id="2211" w:author="Vanessa Delgado Saltos" w:date="2026-06-04T05:43:00Z" w16du:dateUtc="2026-06-04T10:43:00Z"/>
          <w:rFonts w:ascii="Times New Roman" w:hAnsi="Times New Roman" w:cs="Times New Roman"/>
          <w:sz w:val="24"/>
          <w:szCs w:val="24"/>
          <w:rPrChange w:id="2212" w:author="Vanessa Delgado Saltos" w:date="2026-06-04T05:19:00Z" w16du:dateUtc="2026-06-04T10:19:00Z">
            <w:rPr>
              <w:del w:id="2213" w:author="Vanessa Delgado Saltos" w:date="2026-06-04T05:43:00Z" w16du:dateUtc="2026-06-04T10:43:00Z"/>
            </w:rPr>
          </w:rPrChange>
        </w:rPr>
        <w:pPrChange w:id="2214" w:author="Vanessa Delgado Saltos" w:date="2026-06-04T05:28:00Z" w16du:dateUtc="2026-06-04T10:28:00Z">
          <w:pPr/>
        </w:pPrChange>
      </w:pPr>
    </w:p>
    <w:p w14:paraId="43DE09A0" w14:textId="6B59B80C" w:rsidR="00477126" w:rsidRPr="0079121A" w:rsidDel="00CC56ED" w:rsidRDefault="00477126" w:rsidP="00ED2B0F">
      <w:pPr>
        <w:jc w:val="both"/>
        <w:rPr>
          <w:del w:id="2215" w:author="Vanessa Delgado Saltos" w:date="2026-06-04T05:43:00Z" w16du:dateUtc="2026-06-04T10:43:00Z"/>
          <w:rFonts w:ascii="Times New Roman" w:hAnsi="Times New Roman" w:cs="Times New Roman"/>
          <w:sz w:val="24"/>
          <w:szCs w:val="24"/>
          <w:rPrChange w:id="2216" w:author="Vanessa Delgado Saltos" w:date="2026-06-04T05:19:00Z" w16du:dateUtc="2026-06-04T10:19:00Z">
            <w:rPr>
              <w:del w:id="2217" w:author="Vanessa Delgado Saltos" w:date="2026-06-04T05:43:00Z" w16du:dateUtc="2026-06-04T10:43:00Z"/>
            </w:rPr>
          </w:rPrChange>
        </w:rPr>
        <w:pPrChange w:id="2218" w:author="Vanessa Delgado Saltos" w:date="2026-06-04T05:28:00Z" w16du:dateUtc="2026-06-04T10:28:00Z">
          <w:pPr/>
        </w:pPrChange>
      </w:pPr>
    </w:p>
    <w:p w14:paraId="5CB90392" w14:textId="6BF69221" w:rsidR="00477126" w:rsidRPr="0079121A" w:rsidDel="00CC56ED" w:rsidRDefault="00477126" w:rsidP="00ED2B0F">
      <w:pPr>
        <w:jc w:val="both"/>
        <w:rPr>
          <w:del w:id="2219" w:author="Vanessa Delgado Saltos" w:date="2026-06-04T05:43:00Z" w16du:dateUtc="2026-06-04T10:43:00Z"/>
          <w:rFonts w:ascii="Times New Roman" w:hAnsi="Times New Roman" w:cs="Times New Roman"/>
          <w:sz w:val="24"/>
          <w:szCs w:val="24"/>
          <w:rPrChange w:id="2220" w:author="Vanessa Delgado Saltos" w:date="2026-06-04T05:19:00Z" w16du:dateUtc="2026-06-04T10:19:00Z">
            <w:rPr>
              <w:del w:id="2221" w:author="Vanessa Delgado Saltos" w:date="2026-06-04T05:43:00Z" w16du:dateUtc="2026-06-04T10:43:00Z"/>
            </w:rPr>
          </w:rPrChange>
        </w:rPr>
        <w:pPrChange w:id="2222" w:author="Vanessa Delgado Saltos" w:date="2026-06-04T05:28:00Z" w16du:dateUtc="2026-06-04T10:28:00Z">
          <w:pPr/>
        </w:pPrChange>
      </w:pPr>
    </w:p>
    <w:p w14:paraId="449F7FD6" w14:textId="6D50D9DF" w:rsidR="00477126" w:rsidRPr="0079121A" w:rsidDel="00CC56ED" w:rsidRDefault="00477126" w:rsidP="00ED2B0F">
      <w:pPr>
        <w:jc w:val="both"/>
        <w:rPr>
          <w:del w:id="2223" w:author="Vanessa Delgado Saltos" w:date="2026-06-04T05:43:00Z" w16du:dateUtc="2026-06-04T10:43:00Z"/>
          <w:rFonts w:ascii="Times New Roman" w:hAnsi="Times New Roman" w:cs="Times New Roman"/>
          <w:sz w:val="24"/>
          <w:szCs w:val="24"/>
          <w:rPrChange w:id="2224" w:author="Vanessa Delgado Saltos" w:date="2026-06-04T05:19:00Z" w16du:dateUtc="2026-06-04T10:19:00Z">
            <w:rPr>
              <w:del w:id="2225" w:author="Vanessa Delgado Saltos" w:date="2026-06-04T05:43:00Z" w16du:dateUtc="2026-06-04T10:43:00Z"/>
            </w:rPr>
          </w:rPrChange>
        </w:rPr>
        <w:pPrChange w:id="2226" w:author="Vanessa Delgado Saltos" w:date="2026-06-04T05:28:00Z" w16du:dateUtc="2026-06-04T10:28:00Z">
          <w:pPr/>
        </w:pPrChange>
      </w:pPr>
    </w:p>
    <w:p w14:paraId="065A5291" w14:textId="51C330C7" w:rsidR="00477126" w:rsidRPr="0079121A" w:rsidDel="00CC56ED" w:rsidRDefault="00477126" w:rsidP="00ED2B0F">
      <w:pPr>
        <w:jc w:val="both"/>
        <w:rPr>
          <w:del w:id="2227" w:author="Vanessa Delgado Saltos" w:date="2026-06-04T05:43:00Z" w16du:dateUtc="2026-06-04T10:43:00Z"/>
          <w:rFonts w:ascii="Times New Roman" w:hAnsi="Times New Roman" w:cs="Times New Roman"/>
          <w:sz w:val="24"/>
          <w:szCs w:val="24"/>
          <w:rPrChange w:id="2228" w:author="Vanessa Delgado Saltos" w:date="2026-06-04T05:19:00Z" w16du:dateUtc="2026-06-04T10:19:00Z">
            <w:rPr>
              <w:del w:id="2229" w:author="Vanessa Delgado Saltos" w:date="2026-06-04T05:43:00Z" w16du:dateUtc="2026-06-04T10:43:00Z"/>
            </w:rPr>
          </w:rPrChange>
        </w:rPr>
        <w:pPrChange w:id="2230" w:author="Vanessa Delgado Saltos" w:date="2026-06-04T05:28:00Z" w16du:dateUtc="2026-06-04T10:28:00Z">
          <w:pPr/>
        </w:pPrChange>
      </w:pPr>
    </w:p>
    <w:p w14:paraId="6BC1C8D2" w14:textId="48332A5E" w:rsidR="00477126" w:rsidRPr="0079121A" w:rsidDel="00CC56ED" w:rsidRDefault="00477126" w:rsidP="00ED2B0F">
      <w:pPr>
        <w:jc w:val="both"/>
        <w:rPr>
          <w:del w:id="2231" w:author="Vanessa Delgado Saltos" w:date="2026-06-04T05:43:00Z" w16du:dateUtc="2026-06-04T10:43:00Z"/>
          <w:rFonts w:ascii="Times New Roman" w:hAnsi="Times New Roman" w:cs="Times New Roman"/>
          <w:sz w:val="24"/>
          <w:szCs w:val="24"/>
          <w:rPrChange w:id="2232" w:author="Vanessa Delgado Saltos" w:date="2026-06-04T05:19:00Z" w16du:dateUtc="2026-06-04T10:19:00Z">
            <w:rPr>
              <w:del w:id="2233" w:author="Vanessa Delgado Saltos" w:date="2026-06-04T05:43:00Z" w16du:dateUtc="2026-06-04T10:43:00Z"/>
            </w:rPr>
          </w:rPrChange>
        </w:rPr>
        <w:pPrChange w:id="2234" w:author="Vanessa Delgado Saltos" w:date="2026-06-04T05:28:00Z" w16du:dateUtc="2026-06-04T10:28:00Z">
          <w:pPr/>
        </w:pPrChange>
      </w:pPr>
    </w:p>
    <w:p w14:paraId="76AEE17C" w14:textId="6DED3D73" w:rsidR="00477126" w:rsidRPr="0079121A" w:rsidDel="00CC56ED" w:rsidRDefault="00477126" w:rsidP="00ED2B0F">
      <w:pPr>
        <w:jc w:val="both"/>
        <w:rPr>
          <w:del w:id="2235" w:author="Vanessa Delgado Saltos" w:date="2026-06-04T05:43:00Z" w16du:dateUtc="2026-06-04T10:43:00Z"/>
          <w:rFonts w:ascii="Times New Roman" w:hAnsi="Times New Roman" w:cs="Times New Roman"/>
          <w:sz w:val="24"/>
          <w:szCs w:val="24"/>
          <w:rPrChange w:id="2236" w:author="Vanessa Delgado Saltos" w:date="2026-06-04T05:19:00Z" w16du:dateUtc="2026-06-04T10:19:00Z">
            <w:rPr>
              <w:del w:id="2237" w:author="Vanessa Delgado Saltos" w:date="2026-06-04T05:43:00Z" w16du:dateUtc="2026-06-04T10:43:00Z"/>
            </w:rPr>
          </w:rPrChange>
        </w:rPr>
        <w:pPrChange w:id="2238" w:author="Vanessa Delgado Saltos" w:date="2026-06-04T05:28:00Z" w16du:dateUtc="2026-06-04T10:28:00Z">
          <w:pPr/>
        </w:pPrChange>
      </w:pPr>
    </w:p>
    <w:p w14:paraId="4EC8E234" w14:textId="415B54CC" w:rsidR="00477126" w:rsidRPr="0079121A" w:rsidDel="00CC56ED" w:rsidRDefault="00477126" w:rsidP="00ED2B0F">
      <w:pPr>
        <w:jc w:val="both"/>
        <w:rPr>
          <w:del w:id="2239" w:author="Vanessa Delgado Saltos" w:date="2026-06-04T05:43:00Z" w16du:dateUtc="2026-06-04T10:43:00Z"/>
          <w:rFonts w:ascii="Times New Roman" w:hAnsi="Times New Roman" w:cs="Times New Roman"/>
          <w:sz w:val="24"/>
          <w:szCs w:val="24"/>
          <w:rPrChange w:id="2240" w:author="Vanessa Delgado Saltos" w:date="2026-06-04T05:19:00Z" w16du:dateUtc="2026-06-04T10:19:00Z">
            <w:rPr>
              <w:del w:id="2241" w:author="Vanessa Delgado Saltos" w:date="2026-06-04T05:43:00Z" w16du:dateUtc="2026-06-04T10:43:00Z"/>
            </w:rPr>
          </w:rPrChange>
        </w:rPr>
        <w:pPrChange w:id="2242" w:author="Vanessa Delgado Saltos" w:date="2026-06-04T05:28:00Z" w16du:dateUtc="2026-06-04T10:28:00Z">
          <w:pPr/>
        </w:pPrChange>
      </w:pPr>
    </w:p>
    <w:p w14:paraId="4A1E02E8" w14:textId="67D0DEDD" w:rsidR="00477126" w:rsidRPr="0079121A" w:rsidDel="00CC56ED" w:rsidRDefault="00477126" w:rsidP="00ED2B0F">
      <w:pPr>
        <w:jc w:val="both"/>
        <w:rPr>
          <w:del w:id="2243" w:author="Vanessa Delgado Saltos" w:date="2026-06-04T05:43:00Z" w16du:dateUtc="2026-06-04T10:43:00Z"/>
          <w:rFonts w:ascii="Times New Roman" w:hAnsi="Times New Roman" w:cs="Times New Roman"/>
          <w:sz w:val="24"/>
          <w:szCs w:val="24"/>
          <w:rPrChange w:id="2244" w:author="Vanessa Delgado Saltos" w:date="2026-06-04T05:19:00Z" w16du:dateUtc="2026-06-04T10:19:00Z">
            <w:rPr>
              <w:del w:id="2245" w:author="Vanessa Delgado Saltos" w:date="2026-06-04T05:43:00Z" w16du:dateUtc="2026-06-04T10:43:00Z"/>
            </w:rPr>
          </w:rPrChange>
        </w:rPr>
        <w:pPrChange w:id="2246" w:author="Vanessa Delgado Saltos" w:date="2026-06-04T05:28:00Z" w16du:dateUtc="2026-06-04T10:28:00Z">
          <w:pPr/>
        </w:pPrChange>
      </w:pPr>
    </w:p>
    <w:p w14:paraId="661D34F0" w14:textId="5302AC6F" w:rsidR="00477126" w:rsidRPr="0079121A" w:rsidDel="00CC56ED" w:rsidRDefault="00477126" w:rsidP="00ED2B0F">
      <w:pPr>
        <w:jc w:val="both"/>
        <w:rPr>
          <w:del w:id="2247" w:author="Vanessa Delgado Saltos" w:date="2026-06-04T05:43:00Z" w16du:dateUtc="2026-06-04T10:43:00Z"/>
          <w:rFonts w:ascii="Times New Roman" w:hAnsi="Times New Roman" w:cs="Times New Roman"/>
          <w:sz w:val="24"/>
          <w:szCs w:val="24"/>
          <w:rPrChange w:id="2248" w:author="Vanessa Delgado Saltos" w:date="2026-06-04T05:19:00Z" w16du:dateUtc="2026-06-04T10:19:00Z">
            <w:rPr>
              <w:del w:id="2249" w:author="Vanessa Delgado Saltos" w:date="2026-06-04T05:43:00Z" w16du:dateUtc="2026-06-04T10:43:00Z"/>
            </w:rPr>
          </w:rPrChange>
        </w:rPr>
        <w:pPrChange w:id="2250" w:author="Vanessa Delgado Saltos" w:date="2026-06-04T05:28:00Z" w16du:dateUtc="2026-06-04T10:28:00Z">
          <w:pPr/>
        </w:pPrChange>
      </w:pPr>
    </w:p>
    <w:p w14:paraId="456C04D5" w14:textId="289E0A99" w:rsidR="00477126" w:rsidRPr="0079121A" w:rsidDel="00CC56ED" w:rsidRDefault="00477126" w:rsidP="00ED2B0F">
      <w:pPr>
        <w:jc w:val="both"/>
        <w:rPr>
          <w:del w:id="2251" w:author="Vanessa Delgado Saltos" w:date="2026-06-04T05:43:00Z" w16du:dateUtc="2026-06-04T10:43:00Z"/>
          <w:rFonts w:ascii="Times New Roman" w:hAnsi="Times New Roman" w:cs="Times New Roman"/>
          <w:sz w:val="24"/>
          <w:szCs w:val="24"/>
          <w:rPrChange w:id="2252" w:author="Vanessa Delgado Saltos" w:date="2026-06-04T05:19:00Z" w16du:dateUtc="2026-06-04T10:19:00Z">
            <w:rPr>
              <w:del w:id="2253" w:author="Vanessa Delgado Saltos" w:date="2026-06-04T05:43:00Z" w16du:dateUtc="2026-06-04T10:43:00Z"/>
            </w:rPr>
          </w:rPrChange>
        </w:rPr>
        <w:pPrChange w:id="2254" w:author="Vanessa Delgado Saltos" w:date="2026-06-04T05:28:00Z" w16du:dateUtc="2026-06-04T10:28:00Z">
          <w:pPr/>
        </w:pPrChange>
      </w:pPr>
    </w:p>
    <w:p w14:paraId="5CC7261A" w14:textId="5209551D" w:rsidR="00477126" w:rsidRPr="0079121A" w:rsidDel="00CC56ED" w:rsidRDefault="00477126" w:rsidP="00ED2B0F">
      <w:pPr>
        <w:jc w:val="both"/>
        <w:rPr>
          <w:del w:id="2255" w:author="Vanessa Delgado Saltos" w:date="2026-06-04T05:43:00Z" w16du:dateUtc="2026-06-04T10:43:00Z"/>
          <w:rFonts w:ascii="Times New Roman" w:hAnsi="Times New Roman" w:cs="Times New Roman"/>
          <w:sz w:val="24"/>
          <w:szCs w:val="24"/>
          <w:rPrChange w:id="2256" w:author="Vanessa Delgado Saltos" w:date="2026-06-04T05:19:00Z" w16du:dateUtc="2026-06-04T10:19:00Z">
            <w:rPr>
              <w:del w:id="2257" w:author="Vanessa Delgado Saltos" w:date="2026-06-04T05:43:00Z" w16du:dateUtc="2026-06-04T10:43:00Z"/>
            </w:rPr>
          </w:rPrChange>
        </w:rPr>
        <w:pPrChange w:id="2258" w:author="Vanessa Delgado Saltos" w:date="2026-06-04T05:28:00Z" w16du:dateUtc="2026-06-04T10:28:00Z">
          <w:pPr/>
        </w:pPrChange>
      </w:pPr>
    </w:p>
    <w:p w14:paraId="25680167" w14:textId="4B1328F4" w:rsidR="00477126" w:rsidRPr="0079121A" w:rsidDel="00CC56ED" w:rsidRDefault="00477126" w:rsidP="00ED2B0F">
      <w:pPr>
        <w:jc w:val="both"/>
        <w:rPr>
          <w:del w:id="2259" w:author="Vanessa Delgado Saltos" w:date="2026-06-04T05:43:00Z" w16du:dateUtc="2026-06-04T10:43:00Z"/>
          <w:rFonts w:ascii="Times New Roman" w:hAnsi="Times New Roman" w:cs="Times New Roman"/>
          <w:sz w:val="24"/>
          <w:szCs w:val="24"/>
          <w:rPrChange w:id="2260" w:author="Vanessa Delgado Saltos" w:date="2026-06-04T05:19:00Z" w16du:dateUtc="2026-06-04T10:19:00Z">
            <w:rPr>
              <w:del w:id="2261" w:author="Vanessa Delgado Saltos" w:date="2026-06-04T05:43:00Z" w16du:dateUtc="2026-06-04T10:43:00Z"/>
            </w:rPr>
          </w:rPrChange>
        </w:rPr>
        <w:pPrChange w:id="2262" w:author="Vanessa Delgado Saltos" w:date="2026-06-04T05:28:00Z" w16du:dateUtc="2026-06-04T10:28:00Z">
          <w:pPr/>
        </w:pPrChange>
      </w:pPr>
    </w:p>
    <w:p w14:paraId="08ADFC4C" w14:textId="3916F64D" w:rsidR="00477126" w:rsidRPr="0079121A" w:rsidDel="00CC56ED" w:rsidRDefault="00477126" w:rsidP="00ED2B0F">
      <w:pPr>
        <w:jc w:val="both"/>
        <w:rPr>
          <w:del w:id="2263" w:author="Vanessa Delgado Saltos" w:date="2026-06-04T05:43:00Z" w16du:dateUtc="2026-06-04T10:43:00Z"/>
          <w:rFonts w:ascii="Times New Roman" w:hAnsi="Times New Roman" w:cs="Times New Roman"/>
          <w:sz w:val="24"/>
          <w:szCs w:val="24"/>
          <w:rPrChange w:id="2264" w:author="Vanessa Delgado Saltos" w:date="2026-06-04T05:19:00Z" w16du:dateUtc="2026-06-04T10:19:00Z">
            <w:rPr>
              <w:del w:id="2265" w:author="Vanessa Delgado Saltos" w:date="2026-06-04T05:43:00Z" w16du:dateUtc="2026-06-04T10:43:00Z"/>
            </w:rPr>
          </w:rPrChange>
        </w:rPr>
        <w:pPrChange w:id="2266" w:author="Vanessa Delgado Saltos" w:date="2026-06-04T05:28:00Z" w16du:dateUtc="2026-06-04T10:28:00Z">
          <w:pPr/>
        </w:pPrChange>
      </w:pPr>
    </w:p>
    <w:p w14:paraId="4E1AD214" w14:textId="40F3C3C3" w:rsidR="00477126" w:rsidRPr="0079121A" w:rsidDel="00CC56ED" w:rsidRDefault="00477126" w:rsidP="00ED2B0F">
      <w:pPr>
        <w:jc w:val="both"/>
        <w:rPr>
          <w:del w:id="2267" w:author="Vanessa Delgado Saltos" w:date="2026-06-04T05:43:00Z" w16du:dateUtc="2026-06-04T10:43:00Z"/>
          <w:rFonts w:ascii="Times New Roman" w:hAnsi="Times New Roman" w:cs="Times New Roman"/>
          <w:sz w:val="24"/>
          <w:szCs w:val="24"/>
          <w:rPrChange w:id="2268" w:author="Vanessa Delgado Saltos" w:date="2026-06-04T05:19:00Z" w16du:dateUtc="2026-06-04T10:19:00Z">
            <w:rPr>
              <w:del w:id="2269" w:author="Vanessa Delgado Saltos" w:date="2026-06-04T05:43:00Z" w16du:dateUtc="2026-06-04T10:43:00Z"/>
            </w:rPr>
          </w:rPrChange>
        </w:rPr>
        <w:pPrChange w:id="2270" w:author="Vanessa Delgado Saltos" w:date="2026-06-04T05:28:00Z" w16du:dateUtc="2026-06-04T10:28:00Z">
          <w:pPr/>
        </w:pPrChange>
      </w:pPr>
    </w:p>
    <w:p w14:paraId="1735DF17" w14:textId="62A9D6DF" w:rsidR="00477126" w:rsidRPr="0079121A" w:rsidDel="00CC56ED" w:rsidRDefault="00477126" w:rsidP="00ED2B0F">
      <w:pPr>
        <w:jc w:val="both"/>
        <w:rPr>
          <w:del w:id="2271" w:author="Vanessa Delgado Saltos" w:date="2026-06-04T05:43:00Z" w16du:dateUtc="2026-06-04T10:43:00Z"/>
          <w:rFonts w:ascii="Times New Roman" w:hAnsi="Times New Roman" w:cs="Times New Roman"/>
          <w:sz w:val="24"/>
          <w:szCs w:val="24"/>
          <w:rPrChange w:id="2272" w:author="Vanessa Delgado Saltos" w:date="2026-06-04T05:19:00Z" w16du:dateUtc="2026-06-04T10:19:00Z">
            <w:rPr>
              <w:del w:id="2273" w:author="Vanessa Delgado Saltos" w:date="2026-06-04T05:43:00Z" w16du:dateUtc="2026-06-04T10:43:00Z"/>
            </w:rPr>
          </w:rPrChange>
        </w:rPr>
        <w:pPrChange w:id="2274" w:author="Vanessa Delgado Saltos" w:date="2026-06-04T05:28:00Z" w16du:dateUtc="2026-06-04T10:28:00Z">
          <w:pPr/>
        </w:pPrChange>
      </w:pPr>
    </w:p>
    <w:p w14:paraId="344C5280" w14:textId="28A50A58" w:rsidR="00477126" w:rsidRPr="0079121A" w:rsidDel="00CC56ED" w:rsidRDefault="00477126" w:rsidP="00ED2B0F">
      <w:pPr>
        <w:jc w:val="both"/>
        <w:rPr>
          <w:del w:id="2275" w:author="Vanessa Delgado Saltos" w:date="2026-06-04T05:43:00Z" w16du:dateUtc="2026-06-04T10:43:00Z"/>
          <w:rFonts w:ascii="Times New Roman" w:hAnsi="Times New Roman" w:cs="Times New Roman"/>
          <w:sz w:val="24"/>
          <w:szCs w:val="24"/>
          <w:rPrChange w:id="2276" w:author="Vanessa Delgado Saltos" w:date="2026-06-04T05:19:00Z" w16du:dateUtc="2026-06-04T10:19:00Z">
            <w:rPr>
              <w:del w:id="2277" w:author="Vanessa Delgado Saltos" w:date="2026-06-04T05:43:00Z" w16du:dateUtc="2026-06-04T10:43:00Z"/>
            </w:rPr>
          </w:rPrChange>
        </w:rPr>
        <w:pPrChange w:id="2278" w:author="Vanessa Delgado Saltos" w:date="2026-06-04T05:28:00Z" w16du:dateUtc="2026-06-04T10:28:00Z">
          <w:pPr/>
        </w:pPrChange>
      </w:pPr>
    </w:p>
    <w:p w14:paraId="4E4EDAAC" w14:textId="5E8AA9EF" w:rsidR="00477126" w:rsidRPr="0079121A" w:rsidDel="00CC56ED" w:rsidRDefault="00477126" w:rsidP="00ED2B0F">
      <w:pPr>
        <w:jc w:val="both"/>
        <w:rPr>
          <w:del w:id="2279" w:author="Vanessa Delgado Saltos" w:date="2026-06-04T05:43:00Z" w16du:dateUtc="2026-06-04T10:43:00Z"/>
          <w:rFonts w:ascii="Times New Roman" w:hAnsi="Times New Roman" w:cs="Times New Roman"/>
          <w:sz w:val="24"/>
          <w:szCs w:val="24"/>
          <w:rPrChange w:id="2280" w:author="Vanessa Delgado Saltos" w:date="2026-06-04T05:19:00Z" w16du:dateUtc="2026-06-04T10:19:00Z">
            <w:rPr>
              <w:del w:id="2281" w:author="Vanessa Delgado Saltos" w:date="2026-06-04T05:43:00Z" w16du:dateUtc="2026-06-04T10:43:00Z"/>
            </w:rPr>
          </w:rPrChange>
        </w:rPr>
        <w:pPrChange w:id="2282" w:author="Vanessa Delgado Saltos" w:date="2026-06-04T05:28:00Z" w16du:dateUtc="2026-06-04T10:28:00Z">
          <w:pPr/>
        </w:pPrChange>
      </w:pPr>
    </w:p>
    <w:p w14:paraId="0DC4FFEE" w14:textId="08A6191C" w:rsidR="00477126" w:rsidRPr="0079121A" w:rsidDel="00CC56ED" w:rsidRDefault="00477126" w:rsidP="00ED2B0F">
      <w:pPr>
        <w:jc w:val="both"/>
        <w:rPr>
          <w:del w:id="2283" w:author="Vanessa Delgado Saltos" w:date="2026-06-04T05:43:00Z" w16du:dateUtc="2026-06-04T10:43:00Z"/>
          <w:rFonts w:ascii="Times New Roman" w:hAnsi="Times New Roman" w:cs="Times New Roman"/>
          <w:sz w:val="24"/>
          <w:szCs w:val="24"/>
          <w:rPrChange w:id="2284" w:author="Vanessa Delgado Saltos" w:date="2026-06-04T05:19:00Z" w16du:dateUtc="2026-06-04T10:19:00Z">
            <w:rPr>
              <w:del w:id="2285" w:author="Vanessa Delgado Saltos" w:date="2026-06-04T05:43:00Z" w16du:dateUtc="2026-06-04T10:43:00Z"/>
            </w:rPr>
          </w:rPrChange>
        </w:rPr>
        <w:pPrChange w:id="2286" w:author="Vanessa Delgado Saltos" w:date="2026-06-04T05:28:00Z" w16du:dateUtc="2026-06-04T10:28:00Z">
          <w:pPr/>
        </w:pPrChange>
      </w:pPr>
    </w:p>
    <w:p w14:paraId="2B1B01E1" w14:textId="671DEE22" w:rsidR="00477126" w:rsidRPr="0079121A" w:rsidDel="00CC56ED" w:rsidRDefault="00477126" w:rsidP="00ED2B0F">
      <w:pPr>
        <w:jc w:val="both"/>
        <w:rPr>
          <w:del w:id="2287" w:author="Vanessa Delgado Saltos" w:date="2026-06-04T05:43:00Z" w16du:dateUtc="2026-06-04T10:43:00Z"/>
          <w:rFonts w:ascii="Times New Roman" w:hAnsi="Times New Roman" w:cs="Times New Roman"/>
          <w:sz w:val="24"/>
          <w:szCs w:val="24"/>
          <w:rPrChange w:id="2288" w:author="Vanessa Delgado Saltos" w:date="2026-06-04T05:19:00Z" w16du:dateUtc="2026-06-04T10:19:00Z">
            <w:rPr>
              <w:del w:id="2289" w:author="Vanessa Delgado Saltos" w:date="2026-06-04T05:43:00Z" w16du:dateUtc="2026-06-04T10:43:00Z"/>
            </w:rPr>
          </w:rPrChange>
        </w:rPr>
        <w:pPrChange w:id="2290" w:author="Vanessa Delgado Saltos" w:date="2026-06-04T05:28:00Z" w16du:dateUtc="2026-06-04T10:28:00Z">
          <w:pPr/>
        </w:pPrChange>
      </w:pPr>
    </w:p>
    <w:p w14:paraId="66D8AB3C" w14:textId="02457994" w:rsidR="00477126" w:rsidRPr="0079121A" w:rsidDel="00CC56ED" w:rsidRDefault="00477126" w:rsidP="00ED2B0F">
      <w:pPr>
        <w:jc w:val="both"/>
        <w:rPr>
          <w:del w:id="2291" w:author="Vanessa Delgado Saltos" w:date="2026-06-04T05:43:00Z" w16du:dateUtc="2026-06-04T10:43:00Z"/>
          <w:rFonts w:ascii="Times New Roman" w:hAnsi="Times New Roman" w:cs="Times New Roman"/>
          <w:sz w:val="24"/>
          <w:szCs w:val="24"/>
          <w:rPrChange w:id="2292" w:author="Vanessa Delgado Saltos" w:date="2026-06-04T05:19:00Z" w16du:dateUtc="2026-06-04T10:19:00Z">
            <w:rPr>
              <w:del w:id="2293" w:author="Vanessa Delgado Saltos" w:date="2026-06-04T05:43:00Z" w16du:dateUtc="2026-06-04T10:43:00Z"/>
            </w:rPr>
          </w:rPrChange>
        </w:rPr>
        <w:pPrChange w:id="2294" w:author="Vanessa Delgado Saltos" w:date="2026-06-04T05:28:00Z" w16du:dateUtc="2026-06-04T10:28:00Z">
          <w:pPr/>
        </w:pPrChange>
      </w:pPr>
    </w:p>
    <w:p w14:paraId="7F3E3023" w14:textId="3E55D378" w:rsidR="00477126" w:rsidRPr="0079121A" w:rsidDel="00CC56ED" w:rsidRDefault="00477126" w:rsidP="00ED2B0F">
      <w:pPr>
        <w:jc w:val="both"/>
        <w:rPr>
          <w:del w:id="2295" w:author="Vanessa Delgado Saltos" w:date="2026-06-04T05:43:00Z" w16du:dateUtc="2026-06-04T10:43:00Z"/>
          <w:rFonts w:ascii="Times New Roman" w:hAnsi="Times New Roman" w:cs="Times New Roman"/>
          <w:sz w:val="24"/>
          <w:szCs w:val="24"/>
          <w:rPrChange w:id="2296" w:author="Vanessa Delgado Saltos" w:date="2026-06-04T05:19:00Z" w16du:dateUtc="2026-06-04T10:19:00Z">
            <w:rPr>
              <w:del w:id="2297" w:author="Vanessa Delgado Saltos" w:date="2026-06-04T05:43:00Z" w16du:dateUtc="2026-06-04T10:43:00Z"/>
            </w:rPr>
          </w:rPrChange>
        </w:rPr>
        <w:pPrChange w:id="2298" w:author="Vanessa Delgado Saltos" w:date="2026-06-04T05:28:00Z" w16du:dateUtc="2026-06-04T10:28:00Z">
          <w:pPr/>
        </w:pPrChange>
      </w:pPr>
    </w:p>
    <w:p w14:paraId="463FCB04" w14:textId="7D9E7EFB" w:rsidR="00477126" w:rsidRPr="0079121A" w:rsidDel="00CC56ED" w:rsidRDefault="00477126" w:rsidP="00ED2B0F">
      <w:pPr>
        <w:jc w:val="both"/>
        <w:rPr>
          <w:del w:id="2299" w:author="Vanessa Delgado Saltos" w:date="2026-06-04T05:43:00Z" w16du:dateUtc="2026-06-04T10:43:00Z"/>
          <w:rFonts w:ascii="Times New Roman" w:hAnsi="Times New Roman" w:cs="Times New Roman"/>
          <w:sz w:val="24"/>
          <w:szCs w:val="24"/>
          <w:rPrChange w:id="2300" w:author="Vanessa Delgado Saltos" w:date="2026-06-04T05:19:00Z" w16du:dateUtc="2026-06-04T10:19:00Z">
            <w:rPr>
              <w:del w:id="2301" w:author="Vanessa Delgado Saltos" w:date="2026-06-04T05:43:00Z" w16du:dateUtc="2026-06-04T10:43:00Z"/>
            </w:rPr>
          </w:rPrChange>
        </w:rPr>
        <w:pPrChange w:id="2302" w:author="Vanessa Delgado Saltos" w:date="2026-06-04T05:28:00Z" w16du:dateUtc="2026-06-04T10:28:00Z">
          <w:pPr/>
        </w:pPrChange>
      </w:pPr>
    </w:p>
    <w:p w14:paraId="244FD56E" w14:textId="447A529A" w:rsidR="00477126" w:rsidRPr="0079121A" w:rsidDel="00CC56ED" w:rsidRDefault="00477126" w:rsidP="00ED2B0F">
      <w:pPr>
        <w:jc w:val="both"/>
        <w:rPr>
          <w:del w:id="2303" w:author="Vanessa Delgado Saltos" w:date="2026-06-04T05:43:00Z" w16du:dateUtc="2026-06-04T10:43:00Z"/>
          <w:rFonts w:ascii="Times New Roman" w:hAnsi="Times New Roman" w:cs="Times New Roman"/>
          <w:sz w:val="24"/>
          <w:szCs w:val="24"/>
          <w:rPrChange w:id="2304" w:author="Vanessa Delgado Saltos" w:date="2026-06-04T05:19:00Z" w16du:dateUtc="2026-06-04T10:19:00Z">
            <w:rPr>
              <w:del w:id="2305" w:author="Vanessa Delgado Saltos" w:date="2026-06-04T05:43:00Z" w16du:dateUtc="2026-06-04T10:43:00Z"/>
            </w:rPr>
          </w:rPrChange>
        </w:rPr>
        <w:pPrChange w:id="2306" w:author="Vanessa Delgado Saltos" w:date="2026-06-04T05:28:00Z" w16du:dateUtc="2026-06-04T10:28:00Z">
          <w:pPr/>
        </w:pPrChange>
      </w:pPr>
    </w:p>
    <w:p w14:paraId="2822448B" w14:textId="23BFBBAF" w:rsidR="00477126" w:rsidRPr="0079121A" w:rsidDel="00CC56ED" w:rsidRDefault="00477126" w:rsidP="00ED2B0F">
      <w:pPr>
        <w:jc w:val="both"/>
        <w:rPr>
          <w:del w:id="2307" w:author="Vanessa Delgado Saltos" w:date="2026-06-04T05:43:00Z" w16du:dateUtc="2026-06-04T10:43:00Z"/>
          <w:rFonts w:ascii="Times New Roman" w:hAnsi="Times New Roman" w:cs="Times New Roman"/>
          <w:sz w:val="24"/>
          <w:szCs w:val="24"/>
          <w:rPrChange w:id="2308" w:author="Vanessa Delgado Saltos" w:date="2026-06-04T05:19:00Z" w16du:dateUtc="2026-06-04T10:19:00Z">
            <w:rPr>
              <w:del w:id="2309" w:author="Vanessa Delgado Saltos" w:date="2026-06-04T05:43:00Z" w16du:dateUtc="2026-06-04T10:43:00Z"/>
            </w:rPr>
          </w:rPrChange>
        </w:rPr>
        <w:pPrChange w:id="2310" w:author="Vanessa Delgado Saltos" w:date="2026-06-04T05:28:00Z" w16du:dateUtc="2026-06-04T10:28:00Z">
          <w:pPr/>
        </w:pPrChange>
      </w:pPr>
    </w:p>
    <w:p w14:paraId="7C68A6E9" w14:textId="0D8FE4F8" w:rsidR="00477126" w:rsidRPr="0079121A" w:rsidDel="00CC56ED" w:rsidRDefault="00477126" w:rsidP="00ED2B0F">
      <w:pPr>
        <w:jc w:val="both"/>
        <w:rPr>
          <w:del w:id="2311" w:author="Vanessa Delgado Saltos" w:date="2026-06-04T05:43:00Z" w16du:dateUtc="2026-06-04T10:43:00Z"/>
          <w:rFonts w:ascii="Times New Roman" w:hAnsi="Times New Roman" w:cs="Times New Roman"/>
          <w:sz w:val="24"/>
          <w:szCs w:val="24"/>
          <w:rPrChange w:id="2312" w:author="Vanessa Delgado Saltos" w:date="2026-06-04T05:19:00Z" w16du:dateUtc="2026-06-04T10:19:00Z">
            <w:rPr>
              <w:del w:id="2313" w:author="Vanessa Delgado Saltos" w:date="2026-06-04T05:43:00Z" w16du:dateUtc="2026-06-04T10:43:00Z"/>
            </w:rPr>
          </w:rPrChange>
        </w:rPr>
        <w:pPrChange w:id="2314" w:author="Vanessa Delgado Saltos" w:date="2026-06-04T05:28:00Z" w16du:dateUtc="2026-06-04T10:28:00Z">
          <w:pPr/>
        </w:pPrChange>
      </w:pPr>
    </w:p>
    <w:p w14:paraId="602CAF7B" w14:textId="644FC101" w:rsidR="00477126" w:rsidRPr="0079121A" w:rsidDel="00CC56ED" w:rsidRDefault="00477126" w:rsidP="00ED2B0F">
      <w:pPr>
        <w:jc w:val="both"/>
        <w:rPr>
          <w:del w:id="2315" w:author="Vanessa Delgado Saltos" w:date="2026-06-04T05:43:00Z" w16du:dateUtc="2026-06-04T10:43:00Z"/>
          <w:rFonts w:ascii="Times New Roman" w:hAnsi="Times New Roman" w:cs="Times New Roman"/>
          <w:sz w:val="24"/>
          <w:szCs w:val="24"/>
          <w:rPrChange w:id="2316" w:author="Vanessa Delgado Saltos" w:date="2026-06-04T05:19:00Z" w16du:dateUtc="2026-06-04T10:19:00Z">
            <w:rPr>
              <w:del w:id="2317" w:author="Vanessa Delgado Saltos" w:date="2026-06-04T05:43:00Z" w16du:dateUtc="2026-06-04T10:43:00Z"/>
            </w:rPr>
          </w:rPrChange>
        </w:rPr>
        <w:pPrChange w:id="2318" w:author="Vanessa Delgado Saltos" w:date="2026-06-04T05:28:00Z" w16du:dateUtc="2026-06-04T10:28:00Z">
          <w:pPr/>
        </w:pPrChange>
      </w:pPr>
    </w:p>
    <w:p w14:paraId="2DA6FC22" w14:textId="62AC2511" w:rsidR="00477126" w:rsidRPr="0079121A" w:rsidDel="00CC56ED" w:rsidRDefault="00477126" w:rsidP="00ED2B0F">
      <w:pPr>
        <w:jc w:val="both"/>
        <w:rPr>
          <w:del w:id="2319" w:author="Vanessa Delgado Saltos" w:date="2026-06-04T05:43:00Z" w16du:dateUtc="2026-06-04T10:43:00Z"/>
          <w:rFonts w:ascii="Times New Roman" w:hAnsi="Times New Roman" w:cs="Times New Roman"/>
          <w:sz w:val="24"/>
          <w:szCs w:val="24"/>
          <w:rPrChange w:id="2320" w:author="Vanessa Delgado Saltos" w:date="2026-06-04T05:19:00Z" w16du:dateUtc="2026-06-04T10:19:00Z">
            <w:rPr>
              <w:del w:id="2321" w:author="Vanessa Delgado Saltos" w:date="2026-06-04T05:43:00Z" w16du:dateUtc="2026-06-04T10:43:00Z"/>
            </w:rPr>
          </w:rPrChange>
        </w:rPr>
        <w:pPrChange w:id="2322" w:author="Vanessa Delgado Saltos" w:date="2026-06-04T05:28:00Z" w16du:dateUtc="2026-06-04T10:28:00Z">
          <w:pPr/>
        </w:pPrChange>
      </w:pPr>
    </w:p>
    <w:p w14:paraId="3EE94CC2" w14:textId="0116F7FD" w:rsidR="00477126" w:rsidRPr="0079121A" w:rsidDel="00CC56ED" w:rsidRDefault="00477126" w:rsidP="00ED2B0F">
      <w:pPr>
        <w:jc w:val="both"/>
        <w:rPr>
          <w:del w:id="2323" w:author="Vanessa Delgado Saltos" w:date="2026-06-04T05:43:00Z" w16du:dateUtc="2026-06-04T10:43:00Z"/>
          <w:rFonts w:ascii="Times New Roman" w:hAnsi="Times New Roman" w:cs="Times New Roman"/>
          <w:sz w:val="24"/>
          <w:szCs w:val="24"/>
          <w:rPrChange w:id="2324" w:author="Vanessa Delgado Saltos" w:date="2026-06-04T05:19:00Z" w16du:dateUtc="2026-06-04T10:19:00Z">
            <w:rPr>
              <w:del w:id="2325" w:author="Vanessa Delgado Saltos" w:date="2026-06-04T05:43:00Z" w16du:dateUtc="2026-06-04T10:43:00Z"/>
            </w:rPr>
          </w:rPrChange>
        </w:rPr>
        <w:pPrChange w:id="2326" w:author="Vanessa Delgado Saltos" w:date="2026-06-04T05:28:00Z" w16du:dateUtc="2026-06-04T10:28:00Z">
          <w:pPr/>
        </w:pPrChange>
      </w:pPr>
    </w:p>
    <w:p w14:paraId="071D6EB1" w14:textId="69344D38" w:rsidR="00477126" w:rsidRPr="0079121A" w:rsidDel="00CC56ED" w:rsidRDefault="00477126" w:rsidP="00ED2B0F">
      <w:pPr>
        <w:jc w:val="both"/>
        <w:rPr>
          <w:del w:id="2327" w:author="Vanessa Delgado Saltos" w:date="2026-06-04T05:43:00Z" w16du:dateUtc="2026-06-04T10:43:00Z"/>
          <w:rFonts w:ascii="Times New Roman" w:hAnsi="Times New Roman" w:cs="Times New Roman"/>
          <w:sz w:val="24"/>
          <w:szCs w:val="24"/>
          <w:rPrChange w:id="2328" w:author="Vanessa Delgado Saltos" w:date="2026-06-04T05:19:00Z" w16du:dateUtc="2026-06-04T10:19:00Z">
            <w:rPr>
              <w:del w:id="2329" w:author="Vanessa Delgado Saltos" w:date="2026-06-04T05:43:00Z" w16du:dateUtc="2026-06-04T10:43:00Z"/>
            </w:rPr>
          </w:rPrChange>
        </w:rPr>
        <w:pPrChange w:id="2330" w:author="Vanessa Delgado Saltos" w:date="2026-06-04T05:28:00Z" w16du:dateUtc="2026-06-04T10:28:00Z">
          <w:pPr/>
        </w:pPrChange>
      </w:pPr>
    </w:p>
    <w:p w14:paraId="2AE1919C" w14:textId="168352E9" w:rsidR="00477126" w:rsidRPr="0079121A" w:rsidDel="00CC56ED" w:rsidRDefault="00477126" w:rsidP="00ED2B0F">
      <w:pPr>
        <w:jc w:val="both"/>
        <w:rPr>
          <w:del w:id="2331" w:author="Vanessa Delgado Saltos" w:date="2026-06-04T05:43:00Z" w16du:dateUtc="2026-06-04T10:43:00Z"/>
          <w:rFonts w:ascii="Times New Roman" w:hAnsi="Times New Roman" w:cs="Times New Roman"/>
          <w:sz w:val="24"/>
          <w:szCs w:val="24"/>
          <w:rPrChange w:id="2332" w:author="Vanessa Delgado Saltos" w:date="2026-06-04T05:19:00Z" w16du:dateUtc="2026-06-04T10:19:00Z">
            <w:rPr>
              <w:del w:id="2333" w:author="Vanessa Delgado Saltos" w:date="2026-06-04T05:43:00Z" w16du:dateUtc="2026-06-04T10:43:00Z"/>
            </w:rPr>
          </w:rPrChange>
        </w:rPr>
        <w:pPrChange w:id="2334" w:author="Vanessa Delgado Saltos" w:date="2026-06-04T05:28:00Z" w16du:dateUtc="2026-06-04T10:28:00Z">
          <w:pPr/>
        </w:pPrChange>
      </w:pPr>
    </w:p>
    <w:p w14:paraId="34FA18B8" w14:textId="4710735C" w:rsidR="00477126" w:rsidRPr="0079121A" w:rsidDel="00CC56ED" w:rsidRDefault="00477126" w:rsidP="00ED2B0F">
      <w:pPr>
        <w:jc w:val="both"/>
        <w:rPr>
          <w:del w:id="2335" w:author="Vanessa Delgado Saltos" w:date="2026-06-04T05:43:00Z" w16du:dateUtc="2026-06-04T10:43:00Z"/>
          <w:rFonts w:ascii="Times New Roman" w:hAnsi="Times New Roman" w:cs="Times New Roman"/>
          <w:sz w:val="24"/>
          <w:szCs w:val="24"/>
          <w:rPrChange w:id="2336" w:author="Vanessa Delgado Saltos" w:date="2026-06-04T05:19:00Z" w16du:dateUtc="2026-06-04T10:19:00Z">
            <w:rPr>
              <w:del w:id="2337" w:author="Vanessa Delgado Saltos" w:date="2026-06-04T05:43:00Z" w16du:dateUtc="2026-06-04T10:43:00Z"/>
            </w:rPr>
          </w:rPrChange>
        </w:rPr>
        <w:pPrChange w:id="2338" w:author="Vanessa Delgado Saltos" w:date="2026-06-04T05:28:00Z" w16du:dateUtc="2026-06-04T10:28:00Z">
          <w:pPr/>
        </w:pPrChange>
      </w:pPr>
    </w:p>
    <w:p w14:paraId="1A527D83" w14:textId="5D266B89" w:rsidR="00477126" w:rsidRPr="0079121A" w:rsidDel="00CC56ED" w:rsidRDefault="00477126" w:rsidP="00ED2B0F">
      <w:pPr>
        <w:jc w:val="both"/>
        <w:rPr>
          <w:del w:id="2339" w:author="Vanessa Delgado Saltos" w:date="2026-06-04T05:43:00Z" w16du:dateUtc="2026-06-04T10:43:00Z"/>
          <w:rFonts w:ascii="Times New Roman" w:hAnsi="Times New Roman" w:cs="Times New Roman"/>
          <w:sz w:val="24"/>
          <w:szCs w:val="24"/>
          <w:rPrChange w:id="2340" w:author="Vanessa Delgado Saltos" w:date="2026-06-04T05:19:00Z" w16du:dateUtc="2026-06-04T10:19:00Z">
            <w:rPr>
              <w:del w:id="2341" w:author="Vanessa Delgado Saltos" w:date="2026-06-04T05:43:00Z" w16du:dateUtc="2026-06-04T10:43:00Z"/>
            </w:rPr>
          </w:rPrChange>
        </w:rPr>
        <w:pPrChange w:id="2342" w:author="Vanessa Delgado Saltos" w:date="2026-06-04T05:28:00Z" w16du:dateUtc="2026-06-04T10:28:00Z">
          <w:pPr/>
        </w:pPrChange>
      </w:pPr>
    </w:p>
    <w:p w14:paraId="17315B93" w14:textId="25F83BD1" w:rsidR="00477126" w:rsidRPr="0079121A" w:rsidDel="00CC56ED" w:rsidRDefault="00477126" w:rsidP="00ED2B0F">
      <w:pPr>
        <w:jc w:val="both"/>
        <w:rPr>
          <w:del w:id="2343" w:author="Vanessa Delgado Saltos" w:date="2026-06-04T05:43:00Z" w16du:dateUtc="2026-06-04T10:43:00Z"/>
          <w:rFonts w:ascii="Times New Roman" w:hAnsi="Times New Roman" w:cs="Times New Roman"/>
          <w:sz w:val="24"/>
          <w:szCs w:val="24"/>
          <w:rPrChange w:id="2344" w:author="Vanessa Delgado Saltos" w:date="2026-06-04T05:19:00Z" w16du:dateUtc="2026-06-04T10:19:00Z">
            <w:rPr>
              <w:del w:id="2345" w:author="Vanessa Delgado Saltos" w:date="2026-06-04T05:43:00Z" w16du:dateUtc="2026-06-04T10:43:00Z"/>
            </w:rPr>
          </w:rPrChange>
        </w:rPr>
        <w:pPrChange w:id="2346" w:author="Vanessa Delgado Saltos" w:date="2026-06-04T05:28:00Z" w16du:dateUtc="2026-06-04T10:28:00Z">
          <w:pPr/>
        </w:pPrChange>
      </w:pPr>
    </w:p>
    <w:p w14:paraId="29FE46E9" w14:textId="3F1B7A9F" w:rsidR="00477126" w:rsidRPr="0079121A" w:rsidDel="00CC56ED" w:rsidRDefault="00477126" w:rsidP="00ED2B0F">
      <w:pPr>
        <w:jc w:val="both"/>
        <w:rPr>
          <w:del w:id="2347" w:author="Vanessa Delgado Saltos" w:date="2026-06-04T05:43:00Z" w16du:dateUtc="2026-06-04T10:43:00Z"/>
          <w:rFonts w:ascii="Times New Roman" w:hAnsi="Times New Roman" w:cs="Times New Roman"/>
          <w:sz w:val="24"/>
          <w:szCs w:val="24"/>
          <w:rPrChange w:id="2348" w:author="Vanessa Delgado Saltos" w:date="2026-06-04T05:19:00Z" w16du:dateUtc="2026-06-04T10:19:00Z">
            <w:rPr>
              <w:del w:id="2349" w:author="Vanessa Delgado Saltos" w:date="2026-06-04T05:43:00Z" w16du:dateUtc="2026-06-04T10:43:00Z"/>
            </w:rPr>
          </w:rPrChange>
        </w:rPr>
        <w:pPrChange w:id="2350" w:author="Vanessa Delgado Saltos" w:date="2026-06-04T05:28:00Z" w16du:dateUtc="2026-06-04T10:28:00Z">
          <w:pPr/>
        </w:pPrChange>
      </w:pPr>
    </w:p>
    <w:p w14:paraId="7D8020C0" w14:textId="1C3BFA5C" w:rsidR="00477126" w:rsidRPr="0079121A" w:rsidDel="00CC56ED" w:rsidRDefault="00477126" w:rsidP="00ED2B0F">
      <w:pPr>
        <w:jc w:val="both"/>
        <w:rPr>
          <w:del w:id="2351" w:author="Vanessa Delgado Saltos" w:date="2026-06-04T05:43:00Z" w16du:dateUtc="2026-06-04T10:43:00Z"/>
          <w:rFonts w:ascii="Times New Roman" w:hAnsi="Times New Roman" w:cs="Times New Roman"/>
          <w:sz w:val="24"/>
          <w:szCs w:val="24"/>
          <w:rPrChange w:id="2352" w:author="Vanessa Delgado Saltos" w:date="2026-06-04T05:19:00Z" w16du:dateUtc="2026-06-04T10:19:00Z">
            <w:rPr>
              <w:del w:id="2353" w:author="Vanessa Delgado Saltos" w:date="2026-06-04T05:43:00Z" w16du:dateUtc="2026-06-04T10:43:00Z"/>
            </w:rPr>
          </w:rPrChange>
        </w:rPr>
        <w:pPrChange w:id="2354" w:author="Vanessa Delgado Saltos" w:date="2026-06-04T05:28:00Z" w16du:dateUtc="2026-06-04T10:28:00Z">
          <w:pPr/>
        </w:pPrChange>
      </w:pPr>
    </w:p>
    <w:p w14:paraId="2F9B3EF5" w14:textId="440051AC" w:rsidR="00477126" w:rsidRPr="0079121A" w:rsidDel="00CC56ED" w:rsidRDefault="00477126" w:rsidP="00ED2B0F">
      <w:pPr>
        <w:jc w:val="both"/>
        <w:rPr>
          <w:del w:id="2355" w:author="Vanessa Delgado Saltos" w:date="2026-06-04T05:43:00Z" w16du:dateUtc="2026-06-04T10:43:00Z"/>
          <w:rFonts w:ascii="Times New Roman" w:hAnsi="Times New Roman" w:cs="Times New Roman"/>
          <w:sz w:val="24"/>
          <w:szCs w:val="24"/>
          <w:rPrChange w:id="2356" w:author="Vanessa Delgado Saltos" w:date="2026-06-04T05:19:00Z" w16du:dateUtc="2026-06-04T10:19:00Z">
            <w:rPr>
              <w:del w:id="2357" w:author="Vanessa Delgado Saltos" w:date="2026-06-04T05:43:00Z" w16du:dateUtc="2026-06-04T10:43:00Z"/>
            </w:rPr>
          </w:rPrChange>
        </w:rPr>
        <w:pPrChange w:id="2358" w:author="Vanessa Delgado Saltos" w:date="2026-06-04T05:28:00Z" w16du:dateUtc="2026-06-04T10:28:00Z">
          <w:pPr/>
        </w:pPrChange>
      </w:pPr>
    </w:p>
    <w:p w14:paraId="129AC34C" w14:textId="5B49FA71" w:rsidR="00477126" w:rsidRPr="0079121A" w:rsidDel="00CC56ED" w:rsidRDefault="00477126" w:rsidP="00ED2B0F">
      <w:pPr>
        <w:jc w:val="both"/>
        <w:rPr>
          <w:del w:id="2359" w:author="Vanessa Delgado Saltos" w:date="2026-06-04T05:43:00Z" w16du:dateUtc="2026-06-04T10:43:00Z"/>
          <w:rFonts w:ascii="Times New Roman" w:hAnsi="Times New Roman" w:cs="Times New Roman"/>
          <w:sz w:val="24"/>
          <w:szCs w:val="24"/>
          <w:rPrChange w:id="2360" w:author="Vanessa Delgado Saltos" w:date="2026-06-04T05:19:00Z" w16du:dateUtc="2026-06-04T10:19:00Z">
            <w:rPr>
              <w:del w:id="2361" w:author="Vanessa Delgado Saltos" w:date="2026-06-04T05:43:00Z" w16du:dateUtc="2026-06-04T10:43:00Z"/>
            </w:rPr>
          </w:rPrChange>
        </w:rPr>
        <w:pPrChange w:id="2362" w:author="Vanessa Delgado Saltos" w:date="2026-06-04T05:28:00Z" w16du:dateUtc="2026-06-04T10:28:00Z">
          <w:pPr/>
        </w:pPrChange>
      </w:pPr>
    </w:p>
    <w:p w14:paraId="61838A5A" w14:textId="40199B6A" w:rsidR="00477126" w:rsidRPr="0079121A" w:rsidDel="00CC56ED" w:rsidRDefault="00477126" w:rsidP="00ED2B0F">
      <w:pPr>
        <w:jc w:val="both"/>
        <w:rPr>
          <w:del w:id="2363" w:author="Vanessa Delgado Saltos" w:date="2026-06-04T05:43:00Z" w16du:dateUtc="2026-06-04T10:43:00Z"/>
          <w:rFonts w:ascii="Times New Roman" w:hAnsi="Times New Roman" w:cs="Times New Roman"/>
          <w:sz w:val="24"/>
          <w:szCs w:val="24"/>
          <w:rPrChange w:id="2364" w:author="Vanessa Delgado Saltos" w:date="2026-06-04T05:19:00Z" w16du:dateUtc="2026-06-04T10:19:00Z">
            <w:rPr>
              <w:del w:id="2365" w:author="Vanessa Delgado Saltos" w:date="2026-06-04T05:43:00Z" w16du:dateUtc="2026-06-04T10:43:00Z"/>
            </w:rPr>
          </w:rPrChange>
        </w:rPr>
        <w:pPrChange w:id="2366" w:author="Vanessa Delgado Saltos" w:date="2026-06-04T05:28:00Z" w16du:dateUtc="2026-06-04T10:28:00Z">
          <w:pPr/>
        </w:pPrChange>
      </w:pPr>
    </w:p>
    <w:p w14:paraId="0115A0A2" w14:textId="316C0D99" w:rsidR="00477126" w:rsidRPr="0079121A" w:rsidDel="00CC56ED" w:rsidRDefault="00477126" w:rsidP="00ED2B0F">
      <w:pPr>
        <w:jc w:val="both"/>
        <w:rPr>
          <w:del w:id="2367" w:author="Vanessa Delgado Saltos" w:date="2026-06-04T05:43:00Z" w16du:dateUtc="2026-06-04T10:43:00Z"/>
          <w:rFonts w:ascii="Times New Roman" w:hAnsi="Times New Roman" w:cs="Times New Roman"/>
          <w:sz w:val="24"/>
          <w:szCs w:val="24"/>
          <w:rPrChange w:id="2368" w:author="Vanessa Delgado Saltos" w:date="2026-06-04T05:19:00Z" w16du:dateUtc="2026-06-04T10:19:00Z">
            <w:rPr>
              <w:del w:id="2369" w:author="Vanessa Delgado Saltos" w:date="2026-06-04T05:43:00Z" w16du:dateUtc="2026-06-04T10:43:00Z"/>
            </w:rPr>
          </w:rPrChange>
        </w:rPr>
        <w:pPrChange w:id="2370" w:author="Vanessa Delgado Saltos" w:date="2026-06-04T05:28:00Z" w16du:dateUtc="2026-06-04T10:28:00Z">
          <w:pPr/>
        </w:pPrChange>
      </w:pPr>
    </w:p>
    <w:p w14:paraId="25E158A3" w14:textId="19526320" w:rsidR="00477126" w:rsidRPr="0079121A" w:rsidDel="00CC56ED" w:rsidRDefault="00477126" w:rsidP="00ED2B0F">
      <w:pPr>
        <w:jc w:val="both"/>
        <w:rPr>
          <w:del w:id="2371" w:author="Vanessa Delgado Saltos" w:date="2026-06-04T05:43:00Z" w16du:dateUtc="2026-06-04T10:43:00Z"/>
          <w:rFonts w:ascii="Times New Roman" w:hAnsi="Times New Roman" w:cs="Times New Roman"/>
          <w:sz w:val="24"/>
          <w:szCs w:val="24"/>
          <w:rPrChange w:id="2372" w:author="Vanessa Delgado Saltos" w:date="2026-06-04T05:19:00Z" w16du:dateUtc="2026-06-04T10:19:00Z">
            <w:rPr>
              <w:del w:id="2373" w:author="Vanessa Delgado Saltos" w:date="2026-06-04T05:43:00Z" w16du:dateUtc="2026-06-04T10:43:00Z"/>
            </w:rPr>
          </w:rPrChange>
        </w:rPr>
        <w:pPrChange w:id="2374" w:author="Vanessa Delgado Saltos" w:date="2026-06-04T05:28:00Z" w16du:dateUtc="2026-06-04T10:28:00Z">
          <w:pPr/>
        </w:pPrChange>
      </w:pPr>
    </w:p>
    <w:p w14:paraId="4406EDE3" w14:textId="08B1937A" w:rsidR="00477126" w:rsidRPr="0079121A" w:rsidDel="00CC56ED" w:rsidRDefault="00477126" w:rsidP="00ED2B0F">
      <w:pPr>
        <w:jc w:val="both"/>
        <w:rPr>
          <w:del w:id="2375" w:author="Vanessa Delgado Saltos" w:date="2026-06-04T05:43:00Z" w16du:dateUtc="2026-06-04T10:43:00Z"/>
          <w:rFonts w:ascii="Times New Roman" w:hAnsi="Times New Roman" w:cs="Times New Roman"/>
          <w:sz w:val="24"/>
          <w:szCs w:val="24"/>
          <w:rPrChange w:id="2376" w:author="Vanessa Delgado Saltos" w:date="2026-06-04T05:19:00Z" w16du:dateUtc="2026-06-04T10:19:00Z">
            <w:rPr>
              <w:del w:id="2377" w:author="Vanessa Delgado Saltos" w:date="2026-06-04T05:43:00Z" w16du:dateUtc="2026-06-04T10:43:00Z"/>
            </w:rPr>
          </w:rPrChange>
        </w:rPr>
        <w:pPrChange w:id="2378" w:author="Vanessa Delgado Saltos" w:date="2026-06-04T05:28:00Z" w16du:dateUtc="2026-06-04T10:28:00Z">
          <w:pPr/>
        </w:pPrChange>
      </w:pPr>
    </w:p>
    <w:p w14:paraId="4A0916AC" w14:textId="1F73626C" w:rsidR="00477126" w:rsidRPr="0079121A" w:rsidDel="00CC56ED" w:rsidRDefault="00477126" w:rsidP="00ED2B0F">
      <w:pPr>
        <w:jc w:val="both"/>
        <w:rPr>
          <w:del w:id="2379" w:author="Vanessa Delgado Saltos" w:date="2026-06-04T05:43:00Z" w16du:dateUtc="2026-06-04T10:43:00Z"/>
          <w:rFonts w:ascii="Times New Roman" w:hAnsi="Times New Roman" w:cs="Times New Roman"/>
          <w:sz w:val="24"/>
          <w:szCs w:val="24"/>
          <w:rPrChange w:id="2380" w:author="Vanessa Delgado Saltos" w:date="2026-06-04T05:19:00Z" w16du:dateUtc="2026-06-04T10:19:00Z">
            <w:rPr>
              <w:del w:id="2381" w:author="Vanessa Delgado Saltos" w:date="2026-06-04T05:43:00Z" w16du:dateUtc="2026-06-04T10:43:00Z"/>
            </w:rPr>
          </w:rPrChange>
        </w:rPr>
        <w:pPrChange w:id="2382" w:author="Vanessa Delgado Saltos" w:date="2026-06-04T05:28:00Z" w16du:dateUtc="2026-06-04T10:28:00Z">
          <w:pPr/>
        </w:pPrChange>
      </w:pPr>
    </w:p>
    <w:p w14:paraId="72AC5A0E" w14:textId="28939E6E" w:rsidR="00477126" w:rsidRPr="0079121A" w:rsidDel="00CC56ED" w:rsidRDefault="00477126" w:rsidP="00ED2B0F">
      <w:pPr>
        <w:jc w:val="both"/>
        <w:rPr>
          <w:del w:id="2383" w:author="Vanessa Delgado Saltos" w:date="2026-06-04T05:43:00Z" w16du:dateUtc="2026-06-04T10:43:00Z"/>
          <w:rFonts w:ascii="Times New Roman" w:hAnsi="Times New Roman" w:cs="Times New Roman"/>
          <w:sz w:val="24"/>
          <w:szCs w:val="24"/>
          <w:rPrChange w:id="2384" w:author="Vanessa Delgado Saltos" w:date="2026-06-04T05:19:00Z" w16du:dateUtc="2026-06-04T10:19:00Z">
            <w:rPr>
              <w:del w:id="2385" w:author="Vanessa Delgado Saltos" w:date="2026-06-04T05:43:00Z" w16du:dateUtc="2026-06-04T10:43:00Z"/>
            </w:rPr>
          </w:rPrChange>
        </w:rPr>
        <w:pPrChange w:id="2386" w:author="Vanessa Delgado Saltos" w:date="2026-06-04T05:28:00Z" w16du:dateUtc="2026-06-04T10:28:00Z">
          <w:pPr/>
        </w:pPrChange>
      </w:pPr>
    </w:p>
    <w:p w14:paraId="1BD4FEA2" w14:textId="4231A998" w:rsidR="00477126" w:rsidRPr="0079121A" w:rsidDel="00CC56ED" w:rsidRDefault="00477126" w:rsidP="00ED2B0F">
      <w:pPr>
        <w:jc w:val="both"/>
        <w:rPr>
          <w:del w:id="2387" w:author="Vanessa Delgado Saltos" w:date="2026-06-04T05:43:00Z" w16du:dateUtc="2026-06-04T10:43:00Z"/>
          <w:rFonts w:ascii="Times New Roman" w:hAnsi="Times New Roman" w:cs="Times New Roman"/>
          <w:sz w:val="24"/>
          <w:szCs w:val="24"/>
          <w:rPrChange w:id="2388" w:author="Vanessa Delgado Saltos" w:date="2026-06-04T05:19:00Z" w16du:dateUtc="2026-06-04T10:19:00Z">
            <w:rPr>
              <w:del w:id="2389" w:author="Vanessa Delgado Saltos" w:date="2026-06-04T05:43:00Z" w16du:dateUtc="2026-06-04T10:43:00Z"/>
            </w:rPr>
          </w:rPrChange>
        </w:rPr>
        <w:pPrChange w:id="2390" w:author="Vanessa Delgado Saltos" w:date="2026-06-04T05:28:00Z" w16du:dateUtc="2026-06-04T10:28:00Z">
          <w:pPr/>
        </w:pPrChange>
      </w:pPr>
    </w:p>
    <w:p w14:paraId="13B5A20A" w14:textId="0643F893" w:rsidR="00477126" w:rsidRPr="0079121A" w:rsidDel="00CC56ED" w:rsidRDefault="00477126" w:rsidP="00ED2B0F">
      <w:pPr>
        <w:jc w:val="both"/>
        <w:rPr>
          <w:del w:id="2391" w:author="Vanessa Delgado Saltos" w:date="2026-06-04T05:43:00Z" w16du:dateUtc="2026-06-04T10:43:00Z"/>
          <w:rFonts w:ascii="Times New Roman" w:hAnsi="Times New Roman" w:cs="Times New Roman"/>
          <w:sz w:val="24"/>
          <w:szCs w:val="24"/>
          <w:rPrChange w:id="2392" w:author="Vanessa Delgado Saltos" w:date="2026-06-04T05:19:00Z" w16du:dateUtc="2026-06-04T10:19:00Z">
            <w:rPr>
              <w:del w:id="2393" w:author="Vanessa Delgado Saltos" w:date="2026-06-04T05:43:00Z" w16du:dateUtc="2026-06-04T10:43:00Z"/>
            </w:rPr>
          </w:rPrChange>
        </w:rPr>
        <w:pPrChange w:id="2394" w:author="Vanessa Delgado Saltos" w:date="2026-06-04T05:28:00Z" w16du:dateUtc="2026-06-04T10:28:00Z">
          <w:pPr/>
        </w:pPrChange>
      </w:pPr>
    </w:p>
    <w:p w14:paraId="7CB9890E" w14:textId="78A3D666" w:rsidR="00477126" w:rsidRPr="0079121A" w:rsidDel="00CC56ED" w:rsidRDefault="00477126" w:rsidP="00ED2B0F">
      <w:pPr>
        <w:jc w:val="both"/>
        <w:rPr>
          <w:del w:id="2395" w:author="Vanessa Delgado Saltos" w:date="2026-06-04T05:43:00Z" w16du:dateUtc="2026-06-04T10:43:00Z"/>
          <w:rFonts w:ascii="Times New Roman" w:hAnsi="Times New Roman" w:cs="Times New Roman"/>
          <w:sz w:val="24"/>
          <w:szCs w:val="24"/>
          <w:rPrChange w:id="2396" w:author="Vanessa Delgado Saltos" w:date="2026-06-04T05:19:00Z" w16du:dateUtc="2026-06-04T10:19:00Z">
            <w:rPr>
              <w:del w:id="2397" w:author="Vanessa Delgado Saltos" w:date="2026-06-04T05:43:00Z" w16du:dateUtc="2026-06-04T10:43:00Z"/>
            </w:rPr>
          </w:rPrChange>
        </w:rPr>
        <w:pPrChange w:id="2398" w:author="Vanessa Delgado Saltos" w:date="2026-06-04T05:28:00Z" w16du:dateUtc="2026-06-04T10:28:00Z">
          <w:pPr/>
        </w:pPrChange>
      </w:pPr>
    </w:p>
    <w:p w14:paraId="49894C52" w14:textId="4064ED55" w:rsidR="00477126" w:rsidRPr="0079121A" w:rsidDel="00CC56ED" w:rsidRDefault="00477126" w:rsidP="00ED2B0F">
      <w:pPr>
        <w:jc w:val="both"/>
        <w:rPr>
          <w:del w:id="2399" w:author="Vanessa Delgado Saltos" w:date="2026-06-04T05:43:00Z" w16du:dateUtc="2026-06-04T10:43:00Z"/>
          <w:rFonts w:ascii="Times New Roman" w:hAnsi="Times New Roman" w:cs="Times New Roman"/>
          <w:sz w:val="24"/>
          <w:szCs w:val="24"/>
          <w:rPrChange w:id="2400" w:author="Vanessa Delgado Saltos" w:date="2026-06-04T05:19:00Z" w16du:dateUtc="2026-06-04T10:19:00Z">
            <w:rPr>
              <w:del w:id="2401" w:author="Vanessa Delgado Saltos" w:date="2026-06-04T05:43:00Z" w16du:dateUtc="2026-06-04T10:43:00Z"/>
            </w:rPr>
          </w:rPrChange>
        </w:rPr>
        <w:pPrChange w:id="2402" w:author="Vanessa Delgado Saltos" w:date="2026-06-04T05:28:00Z" w16du:dateUtc="2026-06-04T10:28:00Z">
          <w:pPr/>
        </w:pPrChange>
      </w:pPr>
    </w:p>
    <w:p w14:paraId="7C1C5843" w14:textId="7AF1AD78" w:rsidR="00477126" w:rsidRPr="0079121A" w:rsidDel="00CC56ED" w:rsidRDefault="00477126" w:rsidP="00ED2B0F">
      <w:pPr>
        <w:jc w:val="both"/>
        <w:rPr>
          <w:del w:id="2403" w:author="Vanessa Delgado Saltos" w:date="2026-06-04T05:43:00Z" w16du:dateUtc="2026-06-04T10:43:00Z"/>
          <w:rFonts w:ascii="Times New Roman" w:hAnsi="Times New Roman" w:cs="Times New Roman"/>
          <w:sz w:val="24"/>
          <w:szCs w:val="24"/>
          <w:rPrChange w:id="2404" w:author="Vanessa Delgado Saltos" w:date="2026-06-04T05:19:00Z" w16du:dateUtc="2026-06-04T10:19:00Z">
            <w:rPr>
              <w:del w:id="2405" w:author="Vanessa Delgado Saltos" w:date="2026-06-04T05:43:00Z" w16du:dateUtc="2026-06-04T10:43:00Z"/>
            </w:rPr>
          </w:rPrChange>
        </w:rPr>
        <w:pPrChange w:id="2406" w:author="Vanessa Delgado Saltos" w:date="2026-06-04T05:28:00Z" w16du:dateUtc="2026-06-04T10:28:00Z">
          <w:pPr/>
        </w:pPrChange>
      </w:pPr>
    </w:p>
    <w:p w14:paraId="62B73CF4" w14:textId="2498BB66" w:rsidR="00477126" w:rsidRPr="0079121A" w:rsidDel="00CC56ED" w:rsidRDefault="00477126" w:rsidP="00ED2B0F">
      <w:pPr>
        <w:jc w:val="both"/>
        <w:rPr>
          <w:del w:id="2407" w:author="Vanessa Delgado Saltos" w:date="2026-06-04T05:43:00Z" w16du:dateUtc="2026-06-04T10:43:00Z"/>
          <w:rFonts w:ascii="Times New Roman" w:hAnsi="Times New Roman" w:cs="Times New Roman"/>
          <w:sz w:val="24"/>
          <w:szCs w:val="24"/>
          <w:rPrChange w:id="2408" w:author="Vanessa Delgado Saltos" w:date="2026-06-04T05:19:00Z" w16du:dateUtc="2026-06-04T10:19:00Z">
            <w:rPr>
              <w:del w:id="2409" w:author="Vanessa Delgado Saltos" w:date="2026-06-04T05:43:00Z" w16du:dateUtc="2026-06-04T10:43:00Z"/>
            </w:rPr>
          </w:rPrChange>
        </w:rPr>
        <w:pPrChange w:id="2410" w:author="Vanessa Delgado Saltos" w:date="2026-06-04T05:28:00Z" w16du:dateUtc="2026-06-04T10:28:00Z">
          <w:pPr/>
        </w:pPrChange>
      </w:pPr>
    </w:p>
    <w:p w14:paraId="5F12BD31" w14:textId="1259F3A0" w:rsidR="00477126" w:rsidRPr="0079121A" w:rsidDel="00CC56ED" w:rsidRDefault="00477126" w:rsidP="00ED2B0F">
      <w:pPr>
        <w:jc w:val="both"/>
        <w:rPr>
          <w:del w:id="2411" w:author="Vanessa Delgado Saltos" w:date="2026-06-04T05:43:00Z" w16du:dateUtc="2026-06-04T10:43:00Z"/>
          <w:rFonts w:ascii="Times New Roman" w:hAnsi="Times New Roman" w:cs="Times New Roman"/>
          <w:sz w:val="24"/>
          <w:szCs w:val="24"/>
          <w:rPrChange w:id="2412" w:author="Vanessa Delgado Saltos" w:date="2026-06-04T05:19:00Z" w16du:dateUtc="2026-06-04T10:19:00Z">
            <w:rPr>
              <w:del w:id="2413" w:author="Vanessa Delgado Saltos" w:date="2026-06-04T05:43:00Z" w16du:dateUtc="2026-06-04T10:43:00Z"/>
            </w:rPr>
          </w:rPrChange>
        </w:rPr>
        <w:pPrChange w:id="2414" w:author="Vanessa Delgado Saltos" w:date="2026-06-04T05:28:00Z" w16du:dateUtc="2026-06-04T10:28:00Z">
          <w:pPr/>
        </w:pPrChange>
      </w:pPr>
    </w:p>
    <w:p w14:paraId="6F2035D3" w14:textId="1FE4041D" w:rsidR="00477126" w:rsidRPr="0079121A" w:rsidDel="00CC56ED" w:rsidRDefault="00477126" w:rsidP="00ED2B0F">
      <w:pPr>
        <w:jc w:val="both"/>
        <w:rPr>
          <w:del w:id="2415" w:author="Vanessa Delgado Saltos" w:date="2026-06-04T05:43:00Z" w16du:dateUtc="2026-06-04T10:43:00Z"/>
          <w:rFonts w:ascii="Times New Roman" w:hAnsi="Times New Roman" w:cs="Times New Roman"/>
          <w:sz w:val="24"/>
          <w:szCs w:val="24"/>
          <w:rPrChange w:id="2416" w:author="Vanessa Delgado Saltos" w:date="2026-06-04T05:19:00Z" w16du:dateUtc="2026-06-04T10:19:00Z">
            <w:rPr>
              <w:del w:id="2417" w:author="Vanessa Delgado Saltos" w:date="2026-06-04T05:43:00Z" w16du:dateUtc="2026-06-04T10:43:00Z"/>
            </w:rPr>
          </w:rPrChange>
        </w:rPr>
        <w:pPrChange w:id="2418" w:author="Vanessa Delgado Saltos" w:date="2026-06-04T05:28:00Z" w16du:dateUtc="2026-06-04T10:28:00Z">
          <w:pPr/>
        </w:pPrChange>
      </w:pPr>
    </w:p>
    <w:p w14:paraId="2B27F2FB" w14:textId="097E8EDA" w:rsidR="00477126" w:rsidRPr="0079121A" w:rsidDel="00CC56ED" w:rsidRDefault="00477126" w:rsidP="00ED2B0F">
      <w:pPr>
        <w:jc w:val="both"/>
        <w:rPr>
          <w:del w:id="2419" w:author="Vanessa Delgado Saltos" w:date="2026-06-04T05:43:00Z" w16du:dateUtc="2026-06-04T10:43:00Z"/>
          <w:rFonts w:ascii="Times New Roman" w:hAnsi="Times New Roman" w:cs="Times New Roman"/>
          <w:sz w:val="24"/>
          <w:szCs w:val="24"/>
          <w:rPrChange w:id="2420" w:author="Vanessa Delgado Saltos" w:date="2026-06-04T05:19:00Z" w16du:dateUtc="2026-06-04T10:19:00Z">
            <w:rPr>
              <w:del w:id="2421" w:author="Vanessa Delgado Saltos" w:date="2026-06-04T05:43:00Z" w16du:dateUtc="2026-06-04T10:43:00Z"/>
            </w:rPr>
          </w:rPrChange>
        </w:rPr>
        <w:pPrChange w:id="2422" w:author="Vanessa Delgado Saltos" w:date="2026-06-04T05:28:00Z" w16du:dateUtc="2026-06-04T10:28:00Z">
          <w:pPr/>
        </w:pPrChange>
      </w:pPr>
    </w:p>
    <w:p w14:paraId="665668E5" w14:textId="573AEB27" w:rsidR="00477126" w:rsidRPr="0079121A" w:rsidDel="00CC56ED" w:rsidRDefault="00477126" w:rsidP="00ED2B0F">
      <w:pPr>
        <w:jc w:val="both"/>
        <w:rPr>
          <w:del w:id="2423" w:author="Vanessa Delgado Saltos" w:date="2026-06-04T05:43:00Z" w16du:dateUtc="2026-06-04T10:43:00Z"/>
          <w:rFonts w:ascii="Times New Roman" w:hAnsi="Times New Roman" w:cs="Times New Roman"/>
          <w:sz w:val="24"/>
          <w:szCs w:val="24"/>
          <w:rPrChange w:id="2424" w:author="Vanessa Delgado Saltos" w:date="2026-06-04T05:19:00Z" w16du:dateUtc="2026-06-04T10:19:00Z">
            <w:rPr>
              <w:del w:id="2425" w:author="Vanessa Delgado Saltos" w:date="2026-06-04T05:43:00Z" w16du:dateUtc="2026-06-04T10:43:00Z"/>
            </w:rPr>
          </w:rPrChange>
        </w:rPr>
        <w:pPrChange w:id="2426" w:author="Vanessa Delgado Saltos" w:date="2026-06-04T05:28:00Z" w16du:dateUtc="2026-06-04T10:28:00Z">
          <w:pPr/>
        </w:pPrChange>
      </w:pPr>
    </w:p>
    <w:p w14:paraId="3BDE414A" w14:textId="0A5C2C96" w:rsidR="00477126" w:rsidRPr="0079121A" w:rsidDel="00CC56ED" w:rsidRDefault="00477126" w:rsidP="00ED2B0F">
      <w:pPr>
        <w:jc w:val="both"/>
        <w:rPr>
          <w:del w:id="2427" w:author="Vanessa Delgado Saltos" w:date="2026-06-04T05:43:00Z" w16du:dateUtc="2026-06-04T10:43:00Z"/>
          <w:rFonts w:ascii="Times New Roman" w:hAnsi="Times New Roman" w:cs="Times New Roman"/>
          <w:sz w:val="24"/>
          <w:szCs w:val="24"/>
          <w:rPrChange w:id="2428" w:author="Vanessa Delgado Saltos" w:date="2026-06-04T05:19:00Z" w16du:dateUtc="2026-06-04T10:19:00Z">
            <w:rPr>
              <w:del w:id="2429" w:author="Vanessa Delgado Saltos" w:date="2026-06-04T05:43:00Z" w16du:dateUtc="2026-06-04T10:43:00Z"/>
            </w:rPr>
          </w:rPrChange>
        </w:rPr>
        <w:pPrChange w:id="2430" w:author="Vanessa Delgado Saltos" w:date="2026-06-04T05:28:00Z" w16du:dateUtc="2026-06-04T10:28:00Z">
          <w:pPr/>
        </w:pPrChange>
      </w:pPr>
    </w:p>
    <w:p w14:paraId="162CAD10" w14:textId="0D271BCF" w:rsidR="00477126" w:rsidRPr="0079121A" w:rsidDel="00CC56ED" w:rsidRDefault="00477126" w:rsidP="00ED2B0F">
      <w:pPr>
        <w:jc w:val="both"/>
        <w:rPr>
          <w:del w:id="2431" w:author="Vanessa Delgado Saltos" w:date="2026-06-04T05:43:00Z" w16du:dateUtc="2026-06-04T10:43:00Z"/>
          <w:rFonts w:ascii="Times New Roman" w:hAnsi="Times New Roman" w:cs="Times New Roman"/>
          <w:sz w:val="24"/>
          <w:szCs w:val="24"/>
          <w:rPrChange w:id="2432" w:author="Vanessa Delgado Saltos" w:date="2026-06-04T05:19:00Z" w16du:dateUtc="2026-06-04T10:19:00Z">
            <w:rPr>
              <w:del w:id="2433" w:author="Vanessa Delgado Saltos" w:date="2026-06-04T05:43:00Z" w16du:dateUtc="2026-06-04T10:43:00Z"/>
            </w:rPr>
          </w:rPrChange>
        </w:rPr>
        <w:pPrChange w:id="2434" w:author="Vanessa Delgado Saltos" w:date="2026-06-04T05:28:00Z" w16du:dateUtc="2026-06-04T10:28:00Z">
          <w:pPr/>
        </w:pPrChange>
      </w:pPr>
    </w:p>
    <w:p w14:paraId="28A049D2" w14:textId="30629936" w:rsidR="00477126" w:rsidRPr="0079121A" w:rsidDel="00CC56ED" w:rsidRDefault="00477126" w:rsidP="00ED2B0F">
      <w:pPr>
        <w:jc w:val="both"/>
        <w:rPr>
          <w:del w:id="2435" w:author="Vanessa Delgado Saltos" w:date="2026-06-04T05:43:00Z" w16du:dateUtc="2026-06-04T10:43:00Z"/>
          <w:rFonts w:ascii="Times New Roman" w:hAnsi="Times New Roman" w:cs="Times New Roman"/>
          <w:sz w:val="24"/>
          <w:szCs w:val="24"/>
          <w:rPrChange w:id="2436" w:author="Vanessa Delgado Saltos" w:date="2026-06-04T05:19:00Z" w16du:dateUtc="2026-06-04T10:19:00Z">
            <w:rPr>
              <w:del w:id="2437" w:author="Vanessa Delgado Saltos" w:date="2026-06-04T05:43:00Z" w16du:dateUtc="2026-06-04T10:43:00Z"/>
            </w:rPr>
          </w:rPrChange>
        </w:rPr>
        <w:pPrChange w:id="2438" w:author="Vanessa Delgado Saltos" w:date="2026-06-04T05:28:00Z" w16du:dateUtc="2026-06-04T10:28:00Z">
          <w:pPr/>
        </w:pPrChange>
      </w:pPr>
    </w:p>
    <w:p w14:paraId="3C3376EB" w14:textId="519C6B42" w:rsidR="00477126" w:rsidRPr="0079121A" w:rsidDel="00CC56ED" w:rsidRDefault="00477126" w:rsidP="00ED2B0F">
      <w:pPr>
        <w:jc w:val="both"/>
        <w:rPr>
          <w:del w:id="2439" w:author="Vanessa Delgado Saltos" w:date="2026-06-04T05:43:00Z" w16du:dateUtc="2026-06-04T10:43:00Z"/>
          <w:rFonts w:ascii="Times New Roman" w:hAnsi="Times New Roman" w:cs="Times New Roman"/>
          <w:sz w:val="24"/>
          <w:szCs w:val="24"/>
          <w:rPrChange w:id="2440" w:author="Vanessa Delgado Saltos" w:date="2026-06-04T05:19:00Z" w16du:dateUtc="2026-06-04T10:19:00Z">
            <w:rPr>
              <w:del w:id="2441" w:author="Vanessa Delgado Saltos" w:date="2026-06-04T05:43:00Z" w16du:dateUtc="2026-06-04T10:43:00Z"/>
            </w:rPr>
          </w:rPrChange>
        </w:rPr>
        <w:pPrChange w:id="2442" w:author="Vanessa Delgado Saltos" w:date="2026-06-04T05:28:00Z" w16du:dateUtc="2026-06-04T10:28:00Z">
          <w:pPr/>
        </w:pPrChange>
      </w:pPr>
    </w:p>
    <w:p w14:paraId="68F5EF0A" w14:textId="78CB971E" w:rsidR="00477126" w:rsidRPr="0079121A" w:rsidDel="00CC56ED" w:rsidRDefault="00477126" w:rsidP="00ED2B0F">
      <w:pPr>
        <w:jc w:val="both"/>
        <w:rPr>
          <w:del w:id="2443" w:author="Vanessa Delgado Saltos" w:date="2026-06-04T05:43:00Z" w16du:dateUtc="2026-06-04T10:43:00Z"/>
          <w:rFonts w:ascii="Times New Roman" w:hAnsi="Times New Roman" w:cs="Times New Roman"/>
          <w:sz w:val="24"/>
          <w:szCs w:val="24"/>
          <w:rPrChange w:id="2444" w:author="Vanessa Delgado Saltos" w:date="2026-06-04T05:19:00Z" w16du:dateUtc="2026-06-04T10:19:00Z">
            <w:rPr>
              <w:del w:id="2445" w:author="Vanessa Delgado Saltos" w:date="2026-06-04T05:43:00Z" w16du:dateUtc="2026-06-04T10:43:00Z"/>
            </w:rPr>
          </w:rPrChange>
        </w:rPr>
        <w:pPrChange w:id="2446" w:author="Vanessa Delgado Saltos" w:date="2026-06-04T05:28:00Z" w16du:dateUtc="2026-06-04T10:28:00Z">
          <w:pPr/>
        </w:pPrChange>
      </w:pPr>
    </w:p>
    <w:p w14:paraId="5F55AA41" w14:textId="3571596D" w:rsidR="00477126" w:rsidRPr="0079121A" w:rsidDel="00CC56ED" w:rsidRDefault="00477126" w:rsidP="00ED2B0F">
      <w:pPr>
        <w:jc w:val="both"/>
        <w:rPr>
          <w:del w:id="2447" w:author="Vanessa Delgado Saltos" w:date="2026-06-04T05:43:00Z" w16du:dateUtc="2026-06-04T10:43:00Z"/>
          <w:rFonts w:ascii="Times New Roman" w:hAnsi="Times New Roman" w:cs="Times New Roman"/>
          <w:sz w:val="24"/>
          <w:szCs w:val="24"/>
          <w:rPrChange w:id="2448" w:author="Vanessa Delgado Saltos" w:date="2026-06-04T05:19:00Z" w16du:dateUtc="2026-06-04T10:19:00Z">
            <w:rPr>
              <w:del w:id="2449" w:author="Vanessa Delgado Saltos" w:date="2026-06-04T05:43:00Z" w16du:dateUtc="2026-06-04T10:43:00Z"/>
            </w:rPr>
          </w:rPrChange>
        </w:rPr>
        <w:pPrChange w:id="2450" w:author="Vanessa Delgado Saltos" w:date="2026-06-04T05:28:00Z" w16du:dateUtc="2026-06-04T10:28:00Z">
          <w:pPr/>
        </w:pPrChange>
      </w:pPr>
    </w:p>
    <w:p w14:paraId="3B2E2C90" w14:textId="58808A6E" w:rsidR="00477126" w:rsidRPr="0079121A" w:rsidDel="00CC56ED" w:rsidRDefault="00477126" w:rsidP="00ED2B0F">
      <w:pPr>
        <w:jc w:val="both"/>
        <w:rPr>
          <w:del w:id="2451" w:author="Vanessa Delgado Saltos" w:date="2026-06-04T05:43:00Z" w16du:dateUtc="2026-06-04T10:43:00Z"/>
          <w:rFonts w:ascii="Times New Roman" w:hAnsi="Times New Roman" w:cs="Times New Roman"/>
          <w:sz w:val="24"/>
          <w:szCs w:val="24"/>
          <w:rPrChange w:id="2452" w:author="Vanessa Delgado Saltos" w:date="2026-06-04T05:19:00Z" w16du:dateUtc="2026-06-04T10:19:00Z">
            <w:rPr>
              <w:del w:id="2453" w:author="Vanessa Delgado Saltos" w:date="2026-06-04T05:43:00Z" w16du:dateUtc="2026-06-04T10:43:00Z"/>
            </w:rPr>
          </w:rPrChange>
        </w:rPr>
        <w:pPrChange w:id="2454" w:author="Vanessa Delgado Saltos" w:date="2026-06-04T05:28:00Z" w16du:dateUtc="2026-06-04T10:28:00Z">
          <w:pPr/>
        </w:pPrChange>
      </w:pPr>
    </w:p>
    <w:p w14:paraId="754064DA" w14:textId="564B8403" w:rsidR="00477126" w:rsidRPr="0079121A" w:rsidDel="00CC56ED" w:rsidRDefault="00477126" w:rsidP="00ED2B0F">
      <w:pPr>
        <w:jc w:val="both"/>
        <w:rPr>
          <w:del w:id="2455" w:author="Vanessa Delgado Saltos" w:date="2026-06-04T05:43:00Z" w16du:dateUtc="2026-06-04T10:43:00Z"/>
          <w:rFonts w:ascii="Times New Roman" w:hAnsi="Times New Roman" w:cs="Times New Roman"/>
          <w:sz w:val="24"/>
          <w:szCs w:val="24"/>
          <w:rPrChange w:id="2456" w:author="Vanessa Delgado Saltos" w:date="2026-06-04T05:19:00Z" w16du:dateUtc="2026-06-04T10:19:00Z">
            <w:rPr>
              <w:del w:id="2457" w:author="Vanessa Delgado Saltos" w:date="2026-06-04T05:43:00Z" w16du:dateUtc="2026-06-04T10:43:00Z"/>
            </w:rPr>
          </w:rPrChange>
        </w:rPr>
        <w:pPrChange w:id="2458" w:author="Vanessa Delgado Saltos" w:date="2026-06-04T05:28:00Z" w16du:dateUtc="2026-06-04T10:28:00Z">
          <w:pPr/>
        </w:pPrChange>
      </w:pPr>
    </w:p>
    <w:p w14:paraId="788BB162" w14:textId="2A145011" w:rsidR="00477126" w:rsidRPr="0079121A" w:rsidDel="00CC56ED" w:rsidRDefault="00477126" w:rsidP="00ED2B0F">
      <w:pPr>
        <w:jc w:val="both"/>
        <w:rPr>
          <w:del w:id="2459" w:author="Vanessa Delgado Saltos" w:date="2026-06-04T05:43:00Z" w16du:dateUtc="2026-06-04T10:43:00Z"/>
          <w:rFonts w:ascii="Times New Roman" w:hAnsi="Times New Roman" w:cs="Times New Roman"/>
          <w:sz w:val="24"/>
          <w:szCs w:val="24"/>
          <w:rPrChange w:id="2460" w:author="Vanessa Delgado Saltos" w:date="2026-06-04T05:19:00Z" w16du:dateUtc="2026-06-04T10:19:00Z">
            <w:rPr>
              <w:del w:id="2461" w:author="Vanessa Delgado Saltos" w:date="2026-06-04T05:43:00Z" w16du:dateUtc="2026-06-04T10:43:00Z"/>
            </w:rPr>
          </w:rPrChange>
        </w:rPr>
        <w:pPrChange w:id="2462" w:author="Vanessa Delgado Saltos" w:date="2026-06-04T05:28:00Z" w16du:dateUtc="2026-06-04T10:28:00Z">
          <w:pPr/>
        </w:pPrChange>
      </w:pPr>
    </w:p>
    <w:p w14:paraId="65BD6619" w14:textId="77777777" w:rsidR="00477126" w:rsidRPr="0079121A" w:rsidRDefault="00477126" w:rsidP="00ED2B0F">
      <w:pPr>
        <w:jc w:val="both"/>
        <w:rPr>
          <w:rFonts w:ascii="Times New Roman" w:hAnsi="Times New Roman" w:cs="Times New Roman"/>
          <w:sz w:val="24"/>
          <w:szCs w:val="24"/>
          <w:rPrChange w:id="2463" w:author="Vanessa Delgado Saltos" w:date="2026-06-04T05:19:00Z" w16du:dateUtc="2026-06-04T10:19:00Z">
            <w:rPr/>
          </w:rPrChange>
        </w:rPr>
        <w:pPrChange w:id="2464" w:author="Vanessa Delgado Saltos" w:date="2026-06-04T05:28:00Z" w16du:dateUtc="2026-06-04T10:28:00Z">
          <w:pPr/>
        </w:pPrChange>
      </w:pPr>
    </w:p>
    <w:sectPr w:rsidR="00477126" w:rsidRPr="0079121A">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10E5" w14:textId="77777777" w:rsidR="00075822" w:rsidRDefault="00075822" w:rsidP="009D3097">
      <w:pPr>
        <w:spacing w:after="0" w:line="240" w:lineRule="auto"/>
      </w:pPr>
      <w:r>
        <w:separator/>
      </w:r>
    </w:p>
  </w:endnote>
  <w:endnote w:type="continuationSeparator" w:id="0">
    <w:p w14:paraId="26CC3CC7" w14:textId="77777777" w:rsidR="00075822" w:rsidRDefault="00075822" w:rsidP="009D3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5FB7" w14:textId="6BE3A8EE" w:rsidR="009D3097" w:rsidRDefault="009D3097" w:rsidP="009D3097">
    <w:pPr>
      <w:pStyle w:val="Piedepgina"/>
      <w:rPr>
        <w:ins w:id="2469" w:author="Vanessa Delgado Saltos" w:date="2026-06-04T05:35:00Z" w16du:dateUtc="2026-06-04T10:35:00Z"/>
      </w:rPr>
    </w:pPr>
  </w:p>
  <w:p w14:paraId="674BA296" w14:textId="17D49B97" w:rsidR="009D3097" w:rsidRDefault="009D3097">
    <w:pPr>
      <w:pStyle w:val="Piedepgina"/>
    </w:pPr>
    <w:ins w:id="2470" w:author="Vanessa Delgado Saltos" w:date="2026-06-04T05:35:00Z" w16du:dateUtc="2026-06-04T10:35:00Z">
      <w:r w:rsidRPr="00CF3A44">
        <w:rPr>
          <w:b/>
          <w:bCs/>
          <w:noProof/>
        </w:rPr>
        <mc:AlternateContent>
          <mc:Choice Requires="wps">
            <w:drawing>
              <wp:anchor distT="0" distB="0" distL="114300" distR="114300" simplePos="0" relativeHeight="251662336" behindDoc="0" locked="0" layoutInCell="1" allowOverlap="1" wp14:anchorId="1721C6B3" wp14:editId="52619D56">
                <wp:simplePos x="0" y="0"/>
                <wp:positionH relativeFrom="margin">
                  <wp:align>center</wp:align>
                </wp:positionH>
                <wp:positionV relativeFrom="paragraph">
                  <wp:posOffset>128368</wp:posOffset>
                </wp:positionV>
                <wp:extent cx="6219825" cy="0"/>
                <wp:effectExtent l="0" t="0" r="0" b="0"/>
                <wp:wrapNone/>
                <wp:docPr id="848737707" name="Conector recto 848737707"/>
                <wp:cNvGraphicFramePr/>
                <a:graphic xmlns:a="http://schemas.openxmlformats.org/drawingml/2006/main">
                  <a:graphicData uri="http://schemas.microsoft.com/office/word/2010/wordprocessingShape">
                    <wps:wsp>
                      <wps:cNvCnPr/>
                      <wps:spPr>
                        <a:xfrm>
                          <a:off x="0" y="0"/>
                          <a:ext cx="6219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5E0CF" id="Conector recto 848737707"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0.1pt" to="489.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" strokecolor="#c00000" strokeweight="1.5pt">
                <v:stroke joinstyle="miter"/>
                <w10:wrap anchorx="margin"/>
              </v:line>
            </w:pict>
          </mc:Fallback>
        </mc:AlternateConten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05A6" w14:textId="77777777" w:rsidR="00075822" w:rsidRDefault="00075822" w:rsidP="009D3097">
      <w:pPr>
        <w:spacing w:after="0" w:line="240" w:lineRule="auto"/>
      </w:pPr>
      <w:r>
        <w:separator/>
      </w:r>
    </w:p>
  </w:footnote>
  <w:footnote w:type="continuationSeparator" w:id="0">
    <w:p w14:paraId="302BE58A" w14:textId="77777777" w:rsidR="00075822" w:rsidRDefault="00075822" w:rsidP="009D3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8DC2" w14:textId="77777777" w:rsidR="009D3097" w:rsidRDefault="009D3097" w:rsidP="009D3097">
    <w:pPr>
      <w:pStyle w:val="Encabezado"/>
      <w:rPr>
        <w:ins w:id="2465" w:author="Vanessa Delgado Saltos" w:date="2026-06-04T05:35:00Z" w16du:dateUtc="2026-06-04T10:35:00Z"/>
        <w:b/>
        <w:bCs/>
      </w:rPr>
    </w:pPr>
    <w:ins w:id="2466" w:author="Vanessa Delgado Saltos" w:date="2026-06-04T05:35:00Z" w16du:dateUtc="2026-06-04T10:35:00Z">
      <w:r w:rsidRPr="00CF3A44">
        <w:rPr>
          <w:b/>
          <w:bCs/>
          <w:noProof/>
        </w:rPr>
        <w:drawing>
          <wp:anchor distT="0" distB="0" distL="114300" distR="114300" simplePos="0" relativeHeight="251659264" behindDoc="0" locked="0" layoutInCell="1" allowOverlap="1" wp14:anchorId="5084861D" wp14:editId="0719E6AC">
            <wp:simplePos x="0" y="0"/>
            <wp:positionH relativeFrom="page">
              <wp:align>left</wp:align>
            </wp:positionH>
            <wp:positionV relativeFrom="paragraph">
              <wp:posOffset>-907415</wp:posOffset>
            </wp:positionV>
            <wp:extent cx="2316480" cy="1171575"/>
            <wp:effectExtent l="0" t="0" r="7620" b="9525"/>
            <wp:wrapNone/>
            <wp:docPr id="1257290287" name="Imagen 1257290287" descr="UL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LEAM"/>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33079"/>
                    <a:stretch/>
                  </pic:blipFill>
                  <pic:spPr bwMode="auto">
                    <a:xfrm>
                      <a:off x="0" y="0"/>
                      <a:ext cx="2316480" cy="1171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14:paraId="7C9E9619" w14:textId="36B1FE8C" w:rsidR="009D3097" w:rsidRPr="009D3097" w:rsidRDefault="009D3097">
    <w:pPr>
      <w:pStyle w:val="Encabezado"/>
      <w:rPr>
        <w:b/>
        <w:bCs/>
        <w:rPrChange w:id="2467" w:author="Vanessa Delgado Saltos" w:date="2026-06-04T05:35:00Z" w16du:dateUtc="2026-06-04T10:35:00Z">
          <w:rPr/>
        </w:rPrChange>
      </w:rPr>
    </w:pPr>
    <w:ins w:id="2468" w:author="Vanessa Delgado Saltos" w:date="2026-06-04T05:35:00Z" w16du:dateUtc="2026-06-04T10:35:00Z">
      <w:r w:rsidRPr="00CF3A44">
        <w:rPr>
          <w:b/>
          <w:bCs/>
          <w:noProof/>
        </w:rPr>
        <mc:AlternateContent>
          <mc:Choice Requires="wps">
            <w:drawing>
              <wp:anchor distT="0" distB="0" distL="114300" distR="114300" simplePos="0" relativeHeight="251660288" behindDoc="0" locked="0" layoutInCell="1" allowOverlap="1" wp14:anchorId="07B309B0" wp14:editId="7A875710">
                <wp:simplePos x="0" y="0"/>
                <wp:positionH relativeFrom="margin">
                  <wp:align>center</wp:align>
                </wp:positionH>
                <wp:positionV relativeFrom="paragraph">
                  <wp:posOffset>121285</wp:posOffset>
                </wp:positionV>
                <wp:extent cx="6219825" cy="0"/>
                <wp:effectExtent l="0" t="0" r="0" b="0"/>
                <wp:wrapNone/>
                <wp:docPr id="1652228526" name="Conector recto 4"/>
                <wp:cNvGraphicFramePr/>
                <a:graphic xmlns:a="http://schemas.openxmlformats.org/drawingml/2006/main">
                  <a:graphicData uri="http://schemas.microsoft.com/office/word/2010/wordprocessingShape">
                    <wps:wsp>
                      <wps:cNvCnPr/>
                      <wps:spPr>
                        <a:xfrm>
                          <a:off x="0" y="0"/>
                          <a:ext cx="6219825"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ADD04C" id="Conector recto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9.55pt" to="489.7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" strokecolor="#c00000" strokeweight="1.5pt">
                <v:stroke joinstyle="miter"/>
                <w10:wrap anchorx="margin"/>
              </v:line>
            </w:pict>
          </mc:Fallback>
        </mc:AlternateConten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C21"/>
    <w:multiLevelType w:val="multilevel"/>
    <w:tmpl w:val="D9D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30B4"/>
    <w:multiLevelType w:val="multilevel"/>
    <w:tmpl w:val="267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B4CE0"/>
    <w:multiLevelType w:val="multilevel"/>
    <w:tmpl w:val="E04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2605"/>
    <w:multiLevelType w:val="multilevel"/>
    <w:tmpl w:val="7C2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3EE1"/>
    <w:multiLevelType w:val="multilevel"/>
    <w:tmpl w:val="EFE6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903BA"/>
    <w:multiLevelType w:val="multilevel"/>
    <w:tmpl w:val="2DC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061D1"/>
    <w:multiLevelType w:val="hybridMultilevel"/>
    <w:tmpl w:val="C48EF6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CE97F6F"/>
    <w:multiLevelType w:val="hybridMultilevel"/>
    <w:tmpl w:val="306E465C"/>
    <w:lvl w:ilvl="0" w:tplc="58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8" w15:restartNumberingAfterBreak="0">
    <w:nsid w:val="114946C8"/>
    <w:multiLevelType w:val="multilevel"/>
    <w:tmpl w:val="587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56944"/>
    <w:multiLevelType w:val="multilevel"/>
    <w:tmpl w:val="68C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C3C1B"/>
    <w:multiLevelType w:val="hybridMultilevel"/>
    <w:tmpl w:val="34E8F07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CD84F8C"/>
    <w:multiLevelType w:val="multilevel"/>
    <w:tmpl w:val="E7D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906F1"/>
    <w:multiLevelType w:val="hybridMultilevel"/>
    <w:tmpl w:val="DA4E9A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D5A45E3"/>
    <w:multiLevelType w:val="hybridMultilevel"/>
    <w:tmpl w:val="D5F238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1F0E0798"/>
    <w:multiLevelType w:val="hybridMultilevel"/>
    <w:tmpl w:val="235E58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60A79A5"/>
    <w:multiLevelType w:val="multilevel"/>
    <w:tmpl w:val="14E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8386F"/>
    <w:multiLevelType w:val="multilevel"/>
    <w:tmpl w:val="8B4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613F8"/>
    <w:multiLevelType w:val="multilevel"/>
    <w:tmpl w:val="7FA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03822"/>
    <w:multiLevelType w:val="multilevel"/>
    <w:tmpl w:val="39C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51407"/>
    <w:multiLevelType w:val="multilevel"/>
    <w:tmpl w:val="09A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1F4E"/>
    <w:multiLevelType w:val="hybridMultilevel"/>
    <w:tmpl w:val="78024B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E4C275D"/>
    <w:multiLevelType w:val="multilevel"/>
    <w:tmpl w:val="B57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E03A5"/>
    <w:multiLevelType w:val="hybridMultilevel"/>
    <w:tmpl w:val="023E60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10E71AE"/>
    <w:multiLevelType w:val="multilevel"/>
    <w:tmpl w:val="BCC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26EDA"/>
    <w:multiLevelType w:val="multilevel"/>
    <w:tmpl w:val="007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85943"/>
    <w:multiLevelType w:val="multilevel"/>
    <w:tmpl w:val="656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10223"/>
    <w:multiLevelType w:val="multilevel"/>
    <w:tmpl w:val="656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C0113"/>
    <w:multiLevelType w:val="multilevel"/>
    <w:tmpl w:val="C310EC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0179FB"/>
    <w:multiLevelType w:val="hybridMultilevel"/>
    <w:tmpl w:val="B1686E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62E4848"/>
    <w:multiLevelType w:val="multilevel"/>
    <w:tmpl w:val="642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D7770"/>
    <w:multiLevelType w:val="multilevel"/>
    <w:tmpl w:val="95D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C01E6"/>
    <w:multiLevelType w:val="multilevel"/>
    <w:tmpl w:val="1A3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91119"/>
    <w:multiLevelType w:val="hybridMultilevel"/>
    <w:tmpl w:val="272C22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0764045"/>
    <w:multiLevelType w:val="multilevel"/>
    <w:tmpl w:val="CC86CD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757EBD"/>
    <w:multiLevelType w:val="multilevel"/>
    <w:tmpl w:val="FFC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44EAF"/>
    <w:multiLevelType w:val="multilevel"/>
    <w:tmpl w:val="CA1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85DD1"/>
    <w:multiLevelType w:val="multilevel"/>
    <w:tmpl w:val="BBC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E4E1E"/>
    <w:multiLevelType w:val="multilevel"/>
    <w:tmpl w:val="13D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2708B"/>
    <w:multiLevelType w:val="hybridMultilevel"/>
    <w:tmpl w:val="463A921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7D226703"/>
    <w:multiLevelType w:val="multilevel"/>
    <w:tmpl w:val="6EA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F796B"/>
    <w:multiLevelType w:val="multilevel"/>
    <w:tmpl w:val="89A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4214C"/>
    <w:multiLevelType w:val="hybridMultilevel"/>
    <w:tmpl w:val="3460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613173988">
    <w:abstractNumId w:val="38"/>
  </w:num>
  <w:num w:numId="2" w16cid:durableId="797454472">
    <w:abstractNumId w:val="7"/>
  </w:num>
  <w:num w:numId="3" w16cid:durableId="645550965">
    <w:abstractNumId w:val="9"/>
  </w:num>
  <w:num w:numId="4" w16cid:durableId="1750806372">
    <w:abstractNumId w:val="1"/>
  </w:num>
  <w:num w:numId="5" w16cid:durableId="1619213570">
    <w:abstractNumId w:val="26"/>
  </w:num>
  <w:num w:numId="6" w16cid:durableId="1016465277">
    <w:abstractNumId w:val="17"/>
  </w:num>
  <w:num w:numId="7" w16cid:durableId="1148520762">
    <w:abstractNumId w:val="40"/>
  </w:num>
  <w:num w:numId="8" w16cid:durableId="926229931">
    <w:abstractNumId w:val="16"/>
  </w:num>
  <w:num w:numId="9" w16cid:durableId="914438335">
    <w:abstractNumId w:val="19"/>
  </w:num>
  <w:num w:numId="10" w16cid:durableId="1315522714">
    <w:abstractNumId w:val="15"/>
  </w:num>
  <w:num w:numId="11" w16cid:durableId="1341467878">
    <w:abstractNumId w:val="36"/>
  </w:num>
  <w:num w:numId="12" w16cid:durableId="1724409542">
    <w:abstractNumId w:val="3"/>
  </w:num>
  <w:num w:numId="13" w16cid:durableId="64767994">
    <w:abstractNumId w:val="35"/>
  </w:num>
  <w:num w:numId="14" w16cid:durableId="1162044255">
    <w:abstractNumId w:val="34"/>
  </w:num>
  <w:num w:numId="15" w16cid:durableId="1788504834">
    <w:abstractNumId w:val="4"/>
  </w:num>
  <w:num w:numId="16" w16cid:durableId="1407025142">
    <w:abstractNumId w:val="37"/>
  </w:num>
  <w:num w:numId="17" w16cid:durableId="1659963634">
    <w:abstractNumId w:val="30"/>
  </w:num>
  <w:num w:numId="18" w16cid:durableId="582377316">
    <w:abstractNumId w:val="31"/>
  </w:num>
  <w:num w:numId="19" w16cid:durableId="372312245">
    <w:abstractNumId w:val="21"/>
  </w:num>
  <w:num w:numId="20" w16cid:durableId="484704949">
    <w:abstractNumId w:val="23"/>
  </w:num>
  <w:num w:numId="21" w16cid:durableId="1054935781">
    <w:abstractNumId w:val="39"/>
  </w:num>
  <w:num w:numId="22" w16cid:durableId="73941441">
    <w:abstractNumId w:val="11"/>
  </w:num>
  <w:num w:numId="23" w16cid:durableId="556670125">
    <w:abstractNumId w:val="5"/>
  </w:num>
  <w:num w:numId="24" w16cid:durableId="1865317479">
    <w:abstractNumId w:val="25"/>
  </w:num>
  <w:num w:numId="25" w16cid:durableId="2005694925">
    <w:abstractNumId w:val="24"/>
  </w:num>
  <w:num w:numId="26" w16cid:durableId="1225876170">
    <w:abstractNumId w:val="8"/>
  </w:num>
  <w:num w:numId="27" w16cid:durableId="2010281907">
    <w:abstractNumId w:val="18"/>
  </w:num>
  <w:num w:numId="28" w16cid:durableId="537206051">
    <w:abstractNumId w:val="29"/>
  </w:num>
  <w:num w:numId="29" w16cid:durableId="1502622741">
    <w:abstractNumId w:val="0"/>
  </w:num>
  <w:num w:numId="30" w16cid:durableId="1969119967">
    <w:abstractNumId w:val="2"/>
  </w:num>
  <w:num w:numId="31" w16cid:durableId="807236516">
    <w:abstractNumId w:val="27"/>
  </w:num>
  <w:num w:numId="32" w16cid:durableId="600069128">
    <w:abstractNumId w:val="33"/>
  </w:num>
  <w:num w:numId="33" w16cid:durableId="1194730448">
    <w:abstractNumId w:val="10"/>
  </w:num>
  <w:num w:numId="34" w16cid:durableId="1376199983">
    <w:abstractNumId w:val="22"/>
  </w:num>
  <w:num w:numId="35" w16cid:durableId="1895963420">
    <w:abstractNumId w:val="20"/>
  </w:num>
  <w:num w:numId="36" w16cid:durableId="1260724606">
    <w:abstractNumId w:val="6"/>
  </w:num>
  <w:num w:numId="37" w16cid:durableId="1979217578">
    <w:abstractNumId w:val="12"/>
  </w:num>
  <w:num w:numId="38" w16cid:durableId="477067732">
    <w:abstractNumId w:val="13"/>
  </w:num>
  <w:num w:numId="39" w16cid:durableId="66615950">
    <w:abstractNumId w:val="32"/>
  </w:num>
  <w:num w:numId="40" w16cid:durableId="1010066108">
    <w:abstractNumId w:val="14"/>
  </w:num>
  <w:num w:numId="41" w16cid:durableId="1898124998">
    <w:abstractNumId w:val="28"/>
  </w:num>
  <w:num w:numId="42" w16cid:durableId="1888567943">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essa Delgado Saltos">
    <w15:presenceInfo w15:providerId="Windows Live" w15:userId="c002e76096fec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revisionView w:markup="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ED"/>
    <w:rsid w:val="000036DD"/>
    <w:rsid w:val="00075822"/>
    <w:rsid w:val="001B7EA7"/>
    <w:rsid w:val="00290EEE"/>
    <w:rsid w:val="002D4B76"/>
    <w:rsid w:val="00477126"/>
    <w:rsid w:val="005201ED"/>
    <w:rsid w:val="00595CF7"/>
    <w:rsid w:val="0063139A"/>
    <w:rsid w:val="006C3AD9"/>
    <w:rsid w:val="006D3826"/>
    <w:rsid w:val="00736BA1"/>
    <w:rsid w:val="0079121A"/>
    <w:rsid w:val="008E2449"/>
    <w:rsid w:val="009D3097"/>
    <w:rsid w:val="00AE5CF0"/>
    <w:rsid w:val="00CC56ED"/>
    <w:rsid w:val="00D77ABF"/>
    <w:rsid w:val="00E40DDA"/>
    <w:rsid w:val="00ED2B0F"/>
    <w:rsid w:val="00F60D4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9DBC4"/>
  <w15:chartTrackingRefBased/>
  <w15:docId w15:val="{A48C7442-BF33-4C2F-AFEC-4B31845B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121A"/>
    <w:pPr>
      <w:keepNext/>
      <w:keepLines/>
      <w:spacing w:before="360" w:after="80"/>
      <w:outlineLvl w:val="0"/>
      <w:pPrChange w:id="0" w:author="Vanessa Delgado Saltos" w:date="2026-06-04T05:19:00Z">
        <w:pPr>
          <w:keepNext/>
          <w:keepLines/>
          <w:spacing w:before="360" w:after="80" w:line="259" w:lineRule="auto"/>
          <w:outlineLvl w:val="0"/>
        </w:pPr>
      </w:pPrChange>
    </w:pPr>
    <w:rPr>
      <w:rFonts w:ascii="Times New Roman" w:eastAsiaTheme="majorEastAsia" w:hAnsi="Times New Roman" w:cstheme="majorBidi"/>
      <w:b/>
      <w:sz w:val="28"/>
      <w:szCs w:val="40"/>
      <w:rPrChange w:id="0" w:author="Vanessa Delgado Saltos" w:date="2026-06-04T05:19:00Z">
        <w:rPr>
          <w:rFonts w:eastAsiaTheme="majorEastAsia" w:cstheme="majorBidi"/>
          <w:kern w:val="2"/>
          <w:sz w:val="28"/>
          <w:szCs w:val="40"/>
          <w:lang w:val="es-EC" w:eastAsia="en-US" w:bidi="ar-SA"/>
          <w14:ligatures w14:val="standardContextual"/>
        </w:rPr>
      </w:rPrChange>
    </w:rPr>
  </w:style>
  <w:style w:type="paragraph" w:styleId="Ttulo2">
    <w:name w:val="heading 2"/>
    <w:basedOn w:val="Normal"/>
    <w:next w:val="Normal"/>
    <w:link w:val="Ttulo2Car"/>
    <w:uiPriority w:val="9"/>
    <w:unhideWhenUsed/>
    <w:qFormat/>
    <w:rsid w:val="00520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01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01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01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01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01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01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01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21A"/>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5201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01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01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01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01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01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01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01ED"/>
    <w:rPr>
      <w:rFonts w:eastAsiaTheme="majorEastAsia" w:cstheme="majorBidi"/>
      <w:color w:val="272727" w:themeColor="text1" w:themeTint="D8"/>
    </w:rPr>
  </w:style>
  <w:style w:type="paragraph" w:styleId="Ttulo">
    <w:name w:val="Title"/>
    <w:basedOn w:val="Normal"/>
    <w:next w:val="Normal"/>
    <w:link w:val="TtuloCar"/>
    <w:uiPriority w:val="10"/>
    <w:qFormat/>
    <w:rsid w:val="0052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01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01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01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01ED"/>
    <w:pPr>
      <w:spacing w:before="160"/>
      <w:jc w:val="center"/>
    </w:pPr>
    <w:rPr>
      <w:i/>
      <w:iCs/>
      <w:color w:val="404040" w:themeColor="text1" w:themeTint="BF"/>
    </w:rPr>
  </w:style>
  <w:style w:type="character" w:customStyle="1" w:styleId="CitaCar">
    <w:name w:val="Cita Car"/>
    <w:basedOn w:val="Fuentedeprrafopredeter"/>
    <w:link w:val="Cita"/>
    <w:uiPriority w:val="29"/>
    <w:rsid w:val="005201ED"/>
    <w:rPr>
      <w:i/>
      <w:iCs/>
      <w:color w:val="404040" w:themeColor="text1" w:themeTint="BF"/>
    </w:rPr>
  </w:style>
  <w:style w:type="paragraph" w:styleId="Prrafodelista">
    <w:name w:val="List Paragraph"/>
    <w:basedOn w:val="Normal"/>
    <w:uiPriority w:val="34"/>
    <w:qFormat/>
    <w:rsid w:val="005201ED"/>
    <w:pPr>
      <w:ind w:left="720"/>
      <w:contextualSpacing/>
    </w:pPr>
  </w:style>
  <w:style w:type="character" w:styleId="nfasisintenso">
    <w:name w:val="Intense Emphasis"/>
    <w:basedOn w:val="Fuentedeprrafopredeter"/>
    <w:uiPriority w:val="21"/>
    <w:qFormat/>
    <w:rsid w:val="005201ED"/>
    <w:rPr>
      <w:i/>
      <w:iCs/>
      <w:color w:val="0F4761" w:themeColor="accent1" w:themeShade="BF"/>
    </w:rPr>
  </w:style>
  <w:style w:type="paragraph" w:styleId="Citadestacada">
    <w:name w:val="Intense Quote"/>
    <w:basedOn w:val="Normal"/>
    <w:next w:val="Normal"/>
    <w:link w:val="CitadestacadaCar"/>
    <w:uiPriority w:val="30"/>
    <w:qFormat/>
    <w:rsid w:val="00520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01ED"/>
    <w:rPr>
      <w:i/>
      <w:iCs/>
      <w:color w:val="0F4761" w:themeColor="accent1" w:themeShade="BF"/>
    </w:rPr>
  </w:style>
  <w:style w:type="character" w:styleId="Referenciaintensa">
    <w:name w:val="Intense Reference"/>
    <w:basedOn w:val="Fuentedeprrafopredeter"/>
    <w:uiPriority w:val="32"/>
    <w:qFormat/>
    <w:rsid w:val="005201ED"/>
    <w:rPr>
      <w:b/>
      <w:bCs/>
      <w:smallCaps/>
      <w:color w:val="0F4761" w:themeColor="accent1" w:themeShade="BF"/>
      <w:spacing w:val="5"/>
    </w:rPr>
  </w:style>
  <w:style w:type="table" w:styleId="Tablaconcuadrcula">
    <w:name w:val="Table Grid"/>
    <w:basedOn w:val="Tablanormal"/>
    <w:uiPriority w:val="39"/>
    <w:rsid w:val="00003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036DD"/>
    <w:pPr>
      <w:spacing w:after="0" w:line="240" w:lineRule="auto"/>
    </w:pPr>
  </w:style>
  <w:style w:type="paragraph" w:styleId="Encabezado">
    <w:name w:val="header"/>
    <w:basedOn w:val="Normal"/>
    <w:link w:val="EncabezadoCar"/>
    <w:uiPriority w:val="99"/>
    <w:unhideWhenUsed/>
    <w:rsid w:val="009D30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097"/>
  </w:style>
  <w:style w:type="paragraph" w:styleId="Piedepgina">
    <w:name w:val="footer"/>
    <w:basedOn w:val="Normal"/>
    <w:link w:val="PiedepginaCar"/>
    <w:uiPriority w:val="99"/>
    <w:unhideWhenUsed/>
    <w:rsid w:val="009D30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097"/>
  </w:style>
  <w:style w:type="paragraph" w:styleId="TtuloTDC">
    <w:name w:val="TOC Heading"/>
    <w:basedOn w:val="Ttulo1"/>
    <w:next w:val="Normal"/>
    <w:uiPriority w:val="39"/>
    <w:unhideWhenUsed/>
    <w:qFormat/>
    <w:rsid w:val="009D3097"/>
    <w:pPr>
      <w:spacing w:before="240" w:after="0"/>
      <w:outlineLvl w:val="9"/>
    </w:pPr>
    <w:rPr>
      <w:rFonts w:asciiTheme="majorHAnsi" w:hAnsiTheme="majorHAnsi"/>
      <w:b w:val="0"/>
      <w:color w:val="0F4761" w:themeColor="accent1" w:themeShade="BF"/>
      <w:kern w:val="0"/>
      <w:sz w:val="32"/>
      <w:szCs w:val="32"/>
      <w:lang w:eastAsia="es-EC"/>
      <w14:ligatures w14:val="none"/>
    </w:rPr>
  </w:style>
  <w:style w:type="paragraph" w:styleId="TDC1">
    <w:name w:val="toc 1"/>
    <w:basedOn w:val="Normal"/>
    <w:next w:val="Normal"/>
    <w:autoRedefine/>
    <w:uiPriority w:val="39"/>
    <w:unhideWhenUsed/>
    <w:rsid w:val="009D3097"/>
    <w:pPr>
      <w:spacing w:after="100"/>
    </w:pPr>
  </w:style>
  <w:style w:type="character" w:styleId="Hipervnculo">
    <w:name w:val="Hyperlink"/>
    <w:basedOn w:val="Fuentedeprrafopredeter"/>
    <w:uiPriority w:val="99"/>
    <w:unhideWhenUsed/>
    <w:rsid w:val="009D3097"/>
    <w:rPr>
      <w:color w:val="467886" w:themeColor="hyperlink"/>
      <w:u w:val="single"/>
    </w:rPr>
  </w:style>
  <w:style w:type="character" w:styleId="Hipervnculovisitado">
    <w:name w:val="FollowedHyperlink"/>
    <w:basedOn w:val="Fuentedeprrafopredeter"/>
    <w:uiPriority w:val="99"/>
    <w:semiHidden/>
    <w:unhideWhenUsed/>
    <w:rsid w:val="00CC56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DB7778-0B12-4279-B7BD-C7E39DEE2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3186</Words>
  <Characters>17529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Delgado Saltos</dc:creator>
  <cp:keywords/>
  <dc:description/>
  <cp:lastModifiedBy>Vanessa Delgado Saltos</cp:lastModifiedBy>
  <cp:revision>2</cp:revision>
  <cp:lastPrinted>2026-06-03T00:19:00Z</cp:lastPrinted>
  <dcterms:created xsi:type="dcterms:W3CDTF">2026-06-04T10:43:00Z</dcterms:created>
  <dcterms:modified xsi:type="dcterms:W3CDTF">2026-06-04T10:43:00Z</dcterms:modified>
</cp:coreProperties>
</file>